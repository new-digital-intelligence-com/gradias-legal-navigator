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requirements for AI assisted exam grading in the United States</w:t>
      </w:r>
    </w:p>
    <w:p>
      <w:pPr>
        <w:pStyle w:val="Subtitle"/>
      </w:pPr>
      <w:del w:id="1" w:author="Gradias Research Review" w:date="2026-10-10T12:00:00Z">
        <w:r>
          <w:delText xml:space="preserve">As of 12 September 2026</w:delText>
        </w:r>
      </w:del>
      <w:ins w:id="2" w:author="Gradias Research Review" w:date="2026-10-10T12:00:00Z">
        <w:r>
          <w:t xml:space="preserve">Reviewed 10 October 2026 | Changes tracked</w:t>
        </w:r>
      </w:ins>
    </w:p>
    <w:p>
      <w:pPr>
        <w:widowControl/>
        <w:rPr>
          <w:ins w:id="77" w:author="Gradias Research Review" w:date="2026-10-10T12:00:00Z"/>
        </w:rPr>
      </w:pPr>
      <w:ins w:id="78" w:author="Gradias Research Review" w:date="2026-10-10T12:00:00Z">
        <w:r>
          <w:t xml:space="preserve">Classification: National Law means federal legislation; State Law and District Law identify subnational statutes, not municipal Local Law. Regulations are identified separately from their parent statutes. Contractual terms are not statutes and bind only where actually agreed. This updates the supplied federal and selected-state research; it is not a complete survey of all 50 states or every district policy.</w:t>
        </w:r>
      </w:ins>
    </w:p>
    <w:p>
      <w:pPr>
        <w:pStyle w:val="Heading1"/>
      </w:pPr>
      <w:r>
        <w:t>1 Family Educational Rights and Privacy Act</w:t>
      </w:r>
    </w:p>
    <w:p>
      <w:pPr>
        <w:keepNext/>
        <w:widowControl/>
        <w:rPr>
          <w:ins w:id="3" w:author="Gradias Research Review" w:date="2026-10-10T12:00:00Z"/>
        </w:rPr>
      </w:pPr>
      <w:ins w:id="4" w:author="Gradias Research Review" w:date="2026-10-10T12:00:00Z">
        <w:r>
          <w:rPr>
            <w:b/>
          </w:rPr>
          <w:t xml:space="preserve">Instrument type: National Law — federal; Regulation — federal implementing rules (separate matrix columns).</w:t>
        </w:r>
      </w:ins>
    </w:p>
    <w:p>
      <w:pPr>
        <w:keepNext/>
        <w:spacing w:after="80" w:line="240" w:lineRule="auto"/>
      </w:pPr>
      <w:hyperlink r:id="rId9">
        <w:r>
          <w:rPr>
            <w:color w:val="444444"/>
            <w:sz w:val="17"/>
            <w:u w:val="single"/>
          </w:rPr>
          <w:t>20 USC § 1232g; 34 CFR §§ 99.3, 99.7, 99.10–22, 99.30–33</w:t>
        </w:r>
      </w:hyperlink>
    </w:p>
    <w:p>
      <w:r>
        <w:rPr>
          <w:b w:val="0"/>
        </w:rPr>
      </w:r>
      <w:r>
        <w:rPr>
          <w:b/>
        </w:rPr>
        <w:t>Institution receiving applicable federal education funding:</w:t>
      </w:r>
      <w:r>
        <w:rPr>
          <w:b w:val="0"/>
        </w:rPr>
        <w:t xml:space="preserve"> Treat identifiable scripts, marks, feedback and other records maintained by or for the institution as education records. Before disclosing them to a vendor, obtain signed and dated consent identifying the records, purpose and recipients, or satisfy a specific FERPA exception. Rights normally belong to the parent until the student turns 18 or attends a postsecondary institution.</w:t>
      </w:r>
    </w:p>
    <w:p>
      <w:r>
        <w:rPr>
          <w:b w:val="0"/>
        </w:rPr>
      </w:r>
      <w:r>
        <w:rPr>
          <w:b/>
        </w:rPr>
        <w:t>Institution using the school-official exception:</w:t>
      </w:r>
      <w:r>
        <w:rPr>
          <w:b w:val="0"/>
        </w:rPr>
        <w:t xml:space="preserve"> The vendor must perform an institutional function for which employees would otherwise be used, remain under the institution’s direct control over the use and maintenance of records, and comply with § 99.33 use and redisclosure limits. The institution’s annual notice must define school officials and legitimate educational interests. Use reasonable methods to restrict access to records needed for those interests. A teacher’s account registration alone does not establish these conditions; a teacher may act only within actual institutional authority.</w:t>
      </w:r>
    </w:p>
    <w:p>
      <w:r>
        <w:rPr>
          <w:b w:val="0"/>
        </w:rPr>
      </w:r>
      <w:r>
        <w:rPr>
          <w:b/>
        </w:rPr>
        <w:t>Provider:</w:t>
      </w:r>
      <w:r>
        <w:rPr>
          <w:b w:val="0"/>
        </w:rPr>
        <w:t xml:space="preserve"> Use records only for the purpose for which disclosure was made. Do not use identifiable scripts for independent model training, advertising or other customers unless a separate lawful disclosure and use route permits it. Ensure any further recipient is covered by a lawful redisclosure arrangement. FERPA itself does not universally require a written school-official contract, but state law frequently does and the institution must be able to demonstrate direct control.</w:t>
      </w:r>
    </w:p>
    <w:p>
      <w:r>
        <w:rPr>
          <w:b w:val="0"/>
        </w:rPr>
      </w:r>
      <w:r>
        <w:rPr>
          <w:b/>
        </w:rPr>
        <w:t>Institution and provider:</w:t>
      </w:r>
      <w:r>
        <w:rPr>
          <w:b w:val="0"/>
        </w:rPr>
        <w:t xml:space="preserve"> Enable inspection and review within 45 days and the statutory process for challenging inaccurate, misleading or privacy-infringing records. This record-correction process does not require changing a correctly recorded academic judgment merely because the student disputes it. Preserve required disclosure records, subject to the exceptions in § 99.32.</w:t>
      </w:r>
    </w:p>
    <w:p>
      <w:r>
        <w:rPr>
          <w:b w:val="0"/>
        </w:rPr>
      </w:r>
      <w:r>
        <w:rPr>
          <w:b/>
        </w:rPr>
        <w:t>Institution using de-identified data – 34 CFR § 99.31(b)(1):</w:t>
      </w:r>
      <w:r>
        <w:rPr>
          <w:b w:val="0"/>
        </w:rPr>
        <w:t xml:space="preserve"> Remove direct and indirect identifiers and make a reasonable determination that the student is not identifiable from the release, multiple releases and other reasonably available information. Removing names alone does not establish de-identification.</w:t>
      </w:r>
      <w:r>
        <w:rPr>
          <w:b w:val="0"/>
        </w:rPr>
        <w:t xml:space="preserve"> The institution or other authorised releasing party must make that determination. This disclosure route removes the relevant FERPA consent requirement; it does not give a teacher independent authority to extract or release institutional records for a free product-development trial. Obtain any institutional authority required for preparing and releasing the material; existing authority can cover it.</w:t>
      </w:r>
    </w:p>
    <w:p>
      <w:r>
        <w:rPr>
          <w:b w:val="0"/>
        </w:rPr>
      </w:r>
      <w:r>
        <w:rPr>
          <w:b/>
        </w:rPr>
        <w:t>Institution using the studies exception:</w:t>
      </w:r>
      <w:r>
        <w:rPr>
          <w:b w:val="0"/>
        </w:rPr>
        <w:t xml:space="preserve"> Limit the study to a permitted purpose, such as improving instruction. Sign the required agreement specifying purpose, scope, duration and disclosed information; restrict identifiable access to representatives with legitimate interests, prohibit unrelated use and specify when identifiable data will be destroyed. Calling a commercial pilot a study does not by itself meet the exception.</w:t>
      </w:r>
    </w:p>
    <w:p>
      <w:pPr>
        <w:pStyle w:val="Heading1"/>
      </w:pPr>
      <w:r>
        <w:t>2 Children’s Online Privacy Protection Act and Rule</w:t>
      </w:r>
    </w:p>
    <w:p>
      <w:pPr>
        <w:keepNext/>
        <w:widowControl/>
        <w:rPr>
          <w:ins w:id="5" w:author="Gradias Research Review" w:date="2026-10-10T12:00:00Z"/>
        </w:rPr>
      </w:pPr>
      <w:ins w:id="6" w:author="Gradias Research Review" w:date="2026-10-10T12:00:00Z">
        <w:r>
          <w:rPr>
            <w:b/>
          </w:rPr>
          <w:t xml:space="preserve">Instrument type: National Law — federal; Regulation — federal implementing rules (separate matrix columns).</w:t>
        </w:r>
      </w:ins>
    </w:p>
    <w:p>
      <w:pPr>
        <w:keepNext/>
        <w:spacing w:after="80" w:line="240" w:lineRule="auto"/>
      </w:pPr>
      <w:hyperlink r:id="rId10">
        <w:r>
          <w:rPr>
            <w:color w:val="444444"/>
            <w:sz w:val="17"/>
            <w:u w:val="single"/>
          </w:rPr>
          <w:t>15 USC §§ 6501–6506; 16 CFR Part 312, as amended in 2025</w:t>
        </w:r>
      </w:hyperlink>
    </w:p>
    <w:p>
      <w:pPr>
        <w:keepNext/>
        <w:spacing w:after="80" w:line="240" w:lineRule="auto"/>
      </w:pPr>
      <w:hyperlink r:id="rId11">
        <w:r>
          <w:rPr>
            <w:color w:val="444444"/>
            <w:sz w:val="17"/>
            <w:u w:val="single"/>
          </w:rPr>
          <w:t>FTC guidance on school authorisation</w:t>
        </w:r>
      </w:hyperlink>
    </w:p>
    <w:p>
      <w:r>
        <w:rPr>
          <w:b w:val="0"/>
        </w:rPr>
      </w:r>
      <w:r>
        <w:rPr>
          <w:b/>
        </w:rPr>
        <w:t>Covered online operator:</w:t>
      </w:r>
      <w:r>
        <w:rPr>
          <w:b w:val="0"/>
        </w:rPr>
        <w:t xml:space="preserve"> Where a child-directed service, or a service with actual knowledge, collects personal information online from children under 13, provide the required online and direct notices and obtain verifiable parental consent before collection, use or disclosure unless a specific exception applies. A teacher uploading a pupil’s script to a service used only by adults does not automatically satisfy this child-collection trigger.</w:t>
      </w:r>
    </w:p>
    <w:p>
      <w:r>
        <w:rPr>
          <w:b w:val="0"/>
        </w:rPr>
      </w:r>
      <w:r>
        <w:rPr>
          <w:b/>
        </w:rPr>
        <w:t>Provider relying on school authorisation under FTC guidance:</w:t>
      </w:r>
      <w:r>
        <w:rPr>
          <w:b w:val="0"/>
        </w:rPr>
        <w:t xml:space="preserve"> Limit collection and use to the school-authorised educational purpose for the school’s benefit. Give the school the required information and access, deletion and collection-stopping controls. School authorisation cannot cover unrelated commercial use. Obtain parental consent where required for those uses; do not shift the operator’s compliance responsibility to teachers.</w:t>
      </w:r>
    </w:p>
    <w:p>
      <w:r>
        <w:rPr>
          <w:b w:val="0"/>
        </w:rPr>
      </w:r>
      <w:r>
        <w:rPr>
          <w:b/>
        </w:rPr>
        <w:t>Provider:</w:t>
      </w:r>
      <w:r>
        <w:rPr>
          <w:b w:val="0"/>
        </w:rPr>
        <w:t xml:space="preserve"> Under the amended Rule, obtain separate parental consent for covered third-party disclosures unless disclosure is integral to the service. Do not require more information than reasonably necessary. Maintain a written information-security programme, assess and address risks, review it at least annually, and obtain appropriate security assurances from service providers. Maintain a written retention policy specifying purposes, retention periods and deletion timetable; do not retain children’s information indefinitely. Provide parental access, deletion and prevention of further collection. The general compliance deadline for the 2025 amendments was 22 April 2026.</w:t>
      </w:r>
    </w:p>
    <w:p>
      <w:pPr>
        <w:pStyle w:val="Heading1"/>
      </w:pPr>
      <w:r>
        <w:t>3 Protection of Pupil Rights Amendment</w:t>
      </w:r>
    </w:p>
    <w:p>
      <w:pPr>
        <w:keepNext/>
        <w:widowControl/>
        <w:rPr>
          <w:ins w:id="7" w:author="Gradias Research Review" w:date="2026-10-10T12:00:00Z"/>
        </w:rPr>
      </w:pPr>
      <w:ins w:id="8" w:author="Gradias Research Review" w:date="2026-10-10T12:00:00Z">
        <w:r>
          <w:rPr>
            <w:b/>
          </w:rPr>
          <w:t xml:space="preserve">Instrument type: National Law — federal.</w:t>
        </w:r>
      </w:ins>
    </w:p>
    <w:p>
      <w:pPr>
        <w:keepNext/>
        <w:spacing w:after="80" w:line="240" w:lineRule="auto"/>
      </w:pPr>
      <w:hyperlink r:id="rId12">
        <w:r>
          <w:rPr>
            <w:color w:val="444444"/>
            <w:sz w:val="17"/>
            <w:u w:val="single"/>
          </w:rPr>
          <w:t>20 USC § 1232h</w:t>
        </w:r>
      </w:hyperlink>
    </w:p>
    <w:p>
      <w:r>
        <w:rPr>
          <w:b w:val="0"/>
        </w:rPr>
      </w:r>
      <w:r>
        <w:rPr>
          <w:b/>
        </w:rPr>
        <w:t>Covered institution:</w:t>
      </w:r>
      <w:r>
        <w:rPr>
          <w:b w:val="0"/>
        </w:rPr>
        <w:t xml:space="preserve"> Before requiring an applicable federally funded survey, analysis or evaluation revealing protected information, obtain the required written parental consent or eligible-student consent. Protected topics include political beliefs, mental or psychological problems, sexual behaviour or attitudes, illegal or self-incriminating behaviour, critical appraisals of close family, privileged relationships, religious beliefs and specified income information.</w:t>
      </w:r>
    </w:p>
    <w:p>
      <w:r>
        <w:rPr>
          <w:b w:val="0"/>
        </w:rPr>
      </w:r>
      <w:r>
        <w:rPr>
          <w:b/>
        </w:rPr>
        <w:t>Institution:</w:t>
      </w:r>
      <w:r>
        <w:rPr>
          <w:b w:val="0"/>
        </w:rPr>
        <w:t xml:space="preserve"> For other covered protected-information surveys and marketing-data activities, adopt the required policies, give notices and provide inspection or opt-out rights as applicable. Ordinary rubric-based academic marking is not automatically a protected-topic survey; do not add sensitive inference or profiling activities without reassessing this trigger.</w:t>
      </w:r>
    </w:p>
    <w:p>
      <w:pPr>
        <w:pStyle w:val="Heading1"/>
      </w:pPr>
      <w:r>
        <w:t>4 Title VI of the Civil Rights Act</w:t>
      </w:r>
    </w:p>
    <w:p>
      <w:pPr>
        <w:keepNext/>
        <w:widowControl/>
        <w:rPr>
          <w:ins w:id="9" w:author="Gradias Research Review" w:date="2026-10-10T12:00:00Z"/>
        </w:rPr>
      </w:pPr>
      <w:ins w:id="10" w:author="Gradias Research Review" w:date="2026-10-10T12:00:00Z">
        <w:r>
          <w:rPr>
            <w:b/>
          </w:rPr>
          <w:t xml:space="preserve">Instrument type: National Law — federal.</w:t>
        </w:r>
      </w:ins>
    </w:p>
    <w:p>
      <w:pPr>
        <w:keepNext/>
        <w:spacing w:after="80" w:line="240" w:lineRule="auto"/>
      </w:pPr>
      <w:hyperlink r:id="rId13">
        <w:r>
          <w:rPr>
            <w:color w:val="444444"/>
            <w:sz w:val="17"/>
            <w:u w:val="single"/>
          </w:rPr>
          <w:t>42 USC § 2000d</w:t>
        </w:r>
      </w:hyperlink>
    </w:p>
    <w:p>
      <w:r>
        <w:rPr>
          <w:b w:val="0"/>
        </w:rPr>
      </w:r>
      <w:r>
        <w:rPr>
          <w:b/>
        </w:rPr>
        <w:t>Institution receiving federal financial assistance:</w:t>
      </w:r>
      <w:r>
        <w:rPr>
          <w:b w:val="0"/>
        </w:rPr>
        <w:t xml:space="preserve"> Do not exclude, deny benefits to, or discriminate against students on grounds of race, colour or national origin. Ensure use of AI does not implement unlawful discrimination in assessment. Correct discriminatory practices and do not knowingly adopt discriminatory scoring rules merely because a vendor generated them.</w:t>
      </w:r>
    </w:p>
    <w:p>
      <w:pPr>
        <w:pStyle w:val="Heading1"/>
      </w:pPr>
      <w:r>
        <w:t>5 Title IX of the Education Amendments</w:t>
      </w:r>
    </w:p>
    <w:p>
      <w:pPr>
        <w:keepNext/>
        <w:widowControl/>
        <w:rPr>
          <w:ins w:id="11" w:author="Gradias Research Review" w:date="2026-10-10T12:00:00Z"/>
        </w:rPr>
      </w:pPr>
      <w:ins w:id="12" w:author="Gradias Research Review" w:date="2026-10-10T12:00:00Z">
        <w:r>
          <w:rPr>
            <w:b/>
          </w:rPr>
          <w:t xml:space="preserve">Instrument type: National Law — federal.</w:t>
        </w:r>
      </w:ins>
    </w:p>
    <w:p>
      <w:pPr>
        <w:keepNext/>
        <w:spacing w:after="80" w:line="240" w:lineRule="auto"/>
      </w:pPr>
      <w:hyperlink r:id="rId14">
        <w:r>
          <w:rPr>
            <w:color w:val="444444"/>
            <w:sz w:val="17"/>
            <w:u w:val="single"/>
          </w:rPr>
          <w:t>20 USC § 1681</w:t>
        </w:r>
      </w:hyperlink>
    </w:p>
    <w:p>
      <w:r>
        <w:rPr>
          <w:b w:val="0"/>
        </w:rPr>
      </w:r>
      <w:r>
        <w:rPr>
          <w:b/>
        </w:rPr>
        <w:t>Covered federally funded education programme:</w:t>
      </w:r>
      <w:r>
        <w:rPr>
          <w:b w:val="0"/>
        </w:rPr>
        <w:t xml:space="preserve"> Do not discriminate on the basis of sex, subject to statutory exceptions. Apply lawful assessment criteria and investigate and correct unlawful differential treatment in AI-assisted assessment. Vendor use does not transfer the institution’s obligations.</w:t>
      </w:r>
    </w:p>
    <w:p>
      <w:pPr>
        <w:pStyle w:val="Heading1"/>
      </w:pPr>
      <w:r>
        <w:t>6 Section 504 of the Rehabilitation Act</w:t>
      </w:r>
    </w:p>
    <w:p>
      <w:pPr>
        <w:keepNext/>
        <w:widowControl/>
        <w:rPr>
          <w:ins w:id="13" w:author="Gradias Research Review" w:date="2026-10-10T12:00:00Z"/>
        </w:rPr>
      </w:pPr>
      <w:ins w:id="14" w:author="Gradias Research Review" w:date="2026-10-10T12:00:00Z">
        <w:r>
          <w:rPr>
            <w:b/>
          </w:rPr>
          <w:t xml:space="preserve">Instrument type: National Law — federal; Regulation — federal implementing rules (separate matrix columns).</w:t>
        </w:r>
      </w:ins>
    </w:p>
    <w:p>
      <w:pPr>
        <w:keepNext/>
        <w:spacing w:after="80" w:line="240" w:lineRule="auto"/>
      </w:pPr>
      <w:hyperlink r:id="rId15">
        <w:r>
          <w:rPr>
            <w:color w:val="444444"/>
            <w:sz w:val="17"/>
            <w:u w:val="single"/>
          </w:rPr>
          <w:t>29 USC § 794; 34 CFR §§ 104.33–35 and 104.44</w:t>
        </w:r>
      </w:hyperlink>
    </w:p>
    <w:p>
      <w:r>
        <w:rPr>
          <w:b w:val="0"/>
        </w:rPr>
      </w:r>
      <w:r>
        <w:rPr>
          <w:b/>
        </w:rPr>
        <w:t>Covered institution and teacher:</w:t>
      </w:r>
      <w:r>
        <w:rPr>
          <w:b w:val="0"/>
        </w:rPr>
        <w:t xml:space="preserve"> Implement required disability accommodations and evaluate the student’s relevant attainment rather than the effect of an impairment unrelated to that attainment. Do not let handwriting recognition, inaccessible interfaces or automated scoring negate approved accommodations. For placement or special-education evaluation, use the required information and qualified decision-makers; a single AI score cannot replace the prescribed evaluation process.</w:t>
      </w:r>
    </w:p>
    <w:p>
      <w:pPr>
        <w:pStyle w:val="Heading1"/>
      </w:pPr>
      <w:r>
        <w:t>7 Individuals with Disabilities Education Act</w:t>
      </w:r>
    </w:p>
    <w:p>
      <w:pPr>
        <w:keepNext/>
        <w:widowControl/>
        <w:rPr>
          <w:ins w:id="15" w:author="Gradias Research Review" w:date="2026-10-10T12:00:00Z"/>
        </w:rPr>
      </w:pPr>
      <w:ins w:id="16" w:author="Gradias Research Review" w:date="2026-10-10T12:00:00Z">
        <w:r>
          <w:rPr>
            <w:b/>
          </w:rPr>
          <w:t xml:space="preserve">Instrument type: National Law — federal; Regulation — federal implementing rules (separate matrix columns).</w:t>
        </w:r>
      </w:ins>
    </w:p>
    <w:p>
      <w:pPr>
        <w:keepNext/>
        <w:spacing w:after="80" w:line="240" w:lineRule="auto"/>
      </w:pPr>
      <w:hyperlink r:id="rId16">
        <w:r>
          <w:rPr>
            <w:color w:val="444444"/>
            <w:sz w:val="17"/>
            <w:u w:val="single"/>
          </w:rPr>
          <w:t>20 USC § 1414; 34 CFR §§ 300.304 and 300.320</w:t>
        </w:r>
      </w:hyperlink>
    </w:p>
    <w:p>
      <w:r>
        <w:rPr>
          <w:b w:val="0"/>
        </w:rPr>
      </w:r>
      <w:r>
        <w:rPr>
          <w:b/>
        </w:rPr>
        <w:t>Covered school and teacher:</w:t>
      </w:r>
      <w:r>
        <w:rPr>
          <w:b w:val="0"/>
        </w:rPr>
        <w:t xml:space="preserve"> Deliver the assessment accommodations in the student’s IEP. When conducting an IDEA evaluation, use a variety of assessment tools and strategies, do not use a single measure as the sole eligibility criterion, and use technically sound, nondiscriminatory instruments administered by trained personnel. Ordinary classroom grading and an IDEA eligibility evaluation must not be conflated.</w:t>
      </w:r>
    </w:p>
    <w:p>
      <w:pPr>
        <w:pStyle w:val="Heading1"/>
      </w:pPr>
      <w:r>
        <w:t>8 Americans with Disabilities Act</w:t>
      </w:r>
    </w:p>
    <w:p>
      <w:pPr>
        <w:keepNext/>
        <w:widowControl/>
        <w:rPr>
          <w:ins w:id="17" w:author="Gradias Research Review" w:date="2026-10-10T12:00:00Z"/>
        </w:rPr>
      </w:pPr>
      <w:ins w:id="18" w:author="Gradias Research Review" w:date="2026-10-10T12:00:00Z">
        <w:r>
          <w:rPr>
            <w:b/>
          </w:rPr>
          <w:t xml:space="preserve">Instrument type: National Law — federal; Regulation — federal implementing rules (separate matrix columns).</w:t>
        </w:r>
      </w:ins>
    </w:p>
    <w:p>
      <w:pPr>
        <w:keepNext/>
        <w:spacing w:after="80" w:line="240" w:lineRule="auto"/>
      </w:pPr>
      <w:hyperlink r:id="rId17">
        <w:r>
          <w:rPr>
            <w:color w:val="444444"/>
            <w:sz w:val="17"/>
            <w:u w:val="single"/>
          </w:rPr>
          <w:t>42 USC §§ 12132 and 12182; 28 CFR Part 35, including Subpart H</w:t>
        </w:r>
      </w:hyperlink>
    </w:p>
    <w:p>
      <w:r>
        <w:rPr>
          <w:b w:val="0"/>
        </w:rPr>
      </w:r>
      <w:r>
        <w:rPr>
          <w:b/>
        </w:rPr>
        <w:t>Covered public institution:</w:t>
      </w:r>
      <w:r>
        <w:rPr>
          <w:b w:val="0"/>
        </w:rPr>
        <w:t xml:space="preserve"> Provide effective communication, reasonable modifications and equal access. For covered web content and mobile apps, including services supplied through a vendor arrangement, meet WCAG 2.1 Level AA by the applicable deadline, subject to the rule’s specific exceptions. Following the 2026 extension, the dates are 26 April 2027 for public entities with populations of at least 50,000 and 26 April 2028 for smaller entities and special district governments. School districts use the rule’s school-district population method; they are not automatically special district governments.</w:t>
      </w:r>
    </w:p>
    <w:p>
      <w:r>
        <w:rPr>
          <w:b w:val="0"/>
        </w:rPr>
      </w:r>
      <w:r>
        <w:rPr>
          <w:b/>
        </w:rPr>
        <w:t>Covered private educational institution:</w:t>
      </w:r>
      <w:r>
        <w:rPr>
          <w:b w:val="0"/>
        </w:rPr>
        <w:t xml:space="preserve"> Meet the applicable Title III nondiscrimination, reasonable-modification and auxiliary-aid duties. The Title II technical rule and its deadlines do not automatically apply to every private school or every vendor.</w:t>
      </w:r>
    </w:p>
    <w:p>
      <w:pPr>
        <w:pStyle w:val="Heading1"/>
      </w:pPr>
      <w:r>
        <w:t>9 Federal distance education requirements</w:t>
      </w:r>
    </w:p>
    <w:p>
      <w:pPr>
        <w:keepNext/>
        <w:widowControl/>
        <w:rPr>
          <w:ins w:id="19" w:author="Gradias Research Review" w:date="2026-10-10T12:00:00Z"/>
        </w:rPr>
      </w:pPr>
      <w:ins w:id="20" w:author="Gradias Research Review" w:date="2026-10-10T12:00:00Z">
        <w:r>
          <w:rPr>
            <w:b/>
          </w:rPr>
          <w:t xml:space="preserve">Instrument type: Regulation — federal.</w:t>
        </w:r>
      </w:ins>
    </w:p>
    <w:p>
      <w:pPr>
        <w:keepNext/>
        <w:spacing w:after="80" w:line="240" w:lineRule="auto"/>
      </w:pPr>
      <w:hyperlink r:id="rId18">
        <w:r>
          <w:rPr>
            <w:color w:val="444444"/>
            <w:sz w:val="17"/>
            <w:u w:val="single"/>
          </w:rPr>
          <w:t>34 CFR § 600.2, definition of distance education</w:t>
        </w:r>
      </w:hyperlink>
    </w:p>
    <w:p>
      <w:r>
        <w:rPr>
          <w:b w:val="0"/>
        </w:rPr>
      </w:r>
      <w:r>
        <w:rPr>
          <w:b/>
        </w:rPr>
        <w:t>Title IV participating higher-education institution:</w:t>
      </w:r>
      <w:r>
        <w:rPr>
          <w:b w:val="0"/>
        </w:rPr>
        <w:t xml:space="preserve"> For a course treated as distance education, ensure regular and substantive interaction with qualified instructors as defined by the regulation. Where assessing or giving feedback is used to satisfy the substantive-interaction requirement, provide the required instructor interaction. Automated feedback alone does not substitute for interaction with an instructor.</w:t>
      </w:r>
    </w:p>
    <w:p>
      <w:pPr>
        <w:pStyle w:val="Heading1"/>
      </w:pPr>
      <w:r>
        <w:t>10 Federal Trade Commission Act</w:t>
      </w:r>
    </w:p>
    <w:p>
      <w:pPr>
        <w:keepNext/>
        <w:widowControl/>
        <w:rPr>
          <w:ins w:id="21" w:author="Gradias Research Review" w:date="2026-10-10T12:00:00Z"/>
        </w:rPr>
      </w:pPr>
      <w:ins w:id="22" w:author="Gradias Research Review" w:date="2026-10-10T12:00:00Z">
        <w:r>
          <w:rPr>
            <w:b/>
          </w:rPr>
          <w:t xml:space="preserve">Instrument type: National Law — federal.</w:t>
        </w:r>
      </w:ins>
    </w:p>
    <w:p>
      <w:pPr>
        <w:keepNext/>
        <w:spacing w:after="80" w:line="240" w:lineRule="auto"/>
      </w:pPr>
      <w:hyperlink r:id="rId19">
        <w:r>
          <w:rPr>
            <w:color w:val="444444"/>
            <w:sz w:val="17"/>
            <w:u w:val="single"/>
          </w:rPr>
          <w:t>15 USC § 45</w:t>
        </w:r>
      </w:hyperlink>
    </w:p>
    <w:p>
      <w:r>
        <w:rPr>
          <w:b w:val="0"/>
        </w:rPr>
      </w:r>
      <w:r>
        <w:rPr>
          <w:b/>
        </w:rPr>
        <w:t>Provider within FTC jurisdiction:</w:t>
      </w:r>
      <w:r>
        <w:rPr>
          <w:b w:val="0"/>
        </w:rPr>
        <w:t xml:space="preserve"> Do not make materially misleading claims about grading accuracy, bias, privacy, human review, security or legal approval. Hold adequate evidence for objective performance claims before making them. Honour privacy and retention commitments and avoid unfair practices that cause substantial, unavoidable injury not outweighed by countervailing benefits. Do not describe a system as regulator-approved without the actual approval claimed.</w:t>
      </w:r>
    </w:p>
    <w:p>
      <w:pPr>
        <w:pStyle w:val="Heading1"/>
      </w:pPr>
      <w:r>
        <w:t>11 United States Copyright Act</w:t>
      </w:r>
    </w:p>
    <w:p>
      <w:pPr>
        <w:keepNext/>
        <w:widowControl/>
        <w:rPr>
          <w:ins w:id="23" w:author="Gradias Research Review" w:date="2026-10-10T12:00:00Z"/>
        </w:rPr>
      </w:pPr>
      <w:ins w:id="24" w:author="Gradias Research Review" w:date="2026-10-10T12:00:00Z">
        <w:r>
          <w:rPr>
            <w:b/>
          </w:rPr>
          <w:t xml:space="preserve">Instrument type: National Law — federal.</w:t>
        </w:r>
      </w:ins>
    </w:p>
    <w:p>
      <w:pPr>
        <w:keepNext/>
        <w:spacing w:after="80" w:line="240" w:lineRule="auto"/>
      </w:pPr>
      <w:hyperlink r:id="rId20">
        <w:r>
          <w:rPr>
            <w:color w:val="444444"/>
            <w:sz w:val="17"/>
            <w:u w:val="single"/>
          </w:rPr>
          <w:t>17 USC §§ 106, 107 and 201</w:t>
        </w:r>
      </w:hyperlink>
    </w:p>
    <w:p>
      <w:r>
        <w:rPr>
          <w:b/>
        </w:rPr>
        <w:t xml:space="preserve">Provider and institution, where protected content is copied: </w:t>
      </w:r>
      <w:r>
        <w:rPr>
          <w:b w:val="0"/>
        </w:rPr>
        <w:t>Ensure that uploading, storing or otherwise reproducing protected student work, examination questions or third-party mark schemes is covered by the necessary rights or an applicable exception. Copyright does not require a separate approval merely to make an academic judgment. Existing rights can suffice; fresh permission for every script is not automatically required. Where relying on fair use, evaluate its statutory factors for the actual copying and purpose; educational use is not an automatic exemption. Permission to process work for an institution’s assessment does not automatically authorise independent model training or other reuse.</w:t>
      </w:r>
    </w:p>
    <w:p>
      <w:pPr>
        <w:pStyle w:val="Heading1"/>
      </w:pPr>
      <w:r>
        <w:t>12 New York Education Law</w:t>
      </w:r>
    </w:p>
    <w:p>
      <w:pPr>
        <w:keepNext/>
        <w:widowControl/>
        <w:rPr>
          <w:ins w:id="25" w:author="Gradias Research Review" w:date="2026-10-10T12:00:00Z"/>
        </w:rPr>
      </w:pPr>
      <w:ins w:id="26" w:author="Gradias Research Review" w:date="2026-10-10T12:00:00Z">
        <w:r>
          <w:rPr>
            <w:b/>
          </w:rPr>
          <w:t xml:space="preserve">Instrument type: State Law.</w:t>
        </w:r>
      </w:ins>
    </w:p>
    <w:p>
      <w:pPr>
        <w:keepNext/>
        <w:spacing w:after="80" w:line="240" w:lineRule="auto"/>
      </w:pPr>
      <w:hyperlink r:id="rId21">
        <w:r>
          <w:rPr>
            <w:color w:val="444444"/>
            <w:sz w:val="17"/>
            <w:u w:val="single"/>
          </w:rPr>
          <w:t>Education Law § 2-d</w:t>
        </w:r>
      </w:hyperlink>
    </w:p>
    <w:p>
      <w:r>
        <w:rPr>
          <w:b w:val="0"/>
        </w:rPr>
      </w:r>
      <w:r>
        <w:rPr>
          <w:b/>
        </w:rPr>
        <w:t>Educational agency and third-party contractor receiving covered data:</w:t>
      </w:r>
      <w:r>
        <w:rPr>
          <w:b w:val="0"/>
        </w:rPr>
        <w:t xml:space="preserve"> Include the required privacy protections and Parents’ Bill of Rights in the contract, together with the supplementary information on purposes, subcontractors, duration, data disposition, accuracy challenges, storage and security. Limit use to the contracted educational purpose. Do not sell or disclose personally identifiable information for commercial purposes; restrict employee access to what is necessary and protect confidentiality.</w:t>
      </w:r>
    </w:p>
    <w:p>
      <w:pPr>
        <w:pStyle w:val="Heading1"/>
      </w:pPr>
      <w:r>
        <w:t>13 New York Commissioner’s Regulations</w:t>
      </w:r>
    </w:p>
    <w:p>
      <w:pPr>
        <w:keepNext/>
        <w:widowControl/>
        <w:rPr>
          <w:ins w:id="27" w:author="Gradias Research Review" w:date="2026-10-10T12:00:00Z"/>
        </w:rPr>
      </w:pPr>
      <w:ins w:id="28" w:author="Gradias Research Review" w:date="2026-10-10T12:00:00Z">
        <w:r>
          <w:rPr>
            <w:b/>
          </w:rPr>
          <w:t xml:space="preserve">Instrument type: Regulation — state.</w:t>
        </w:r>
      </w:ins>
    </w:p>
    <w:p>
      <w:pPr>
        <w:keepNext/>
        <w:spacing w:after="80" w:line="240" w:lineRule="auto"/>
      </w:pPr>
      <w:hyperlink r:id="rId22">
        <w:r>
          <w:rPr>
            <w:color w:val="444444"/>
            <w:sz w:val="17"/>
            <w:u w:val="single"/>
          </w:rPr>
          <w:t>8 NYCRR Part 121, especially §§ 121.3 and 121.6–7</w:t>
        </w:r>
      </w:hyperlink>
    </w:p>
    <w:p>
      <w:r>
        <w:rPr>
          <w:b w:val="0"/>
        </w:rPr>
      </w:r>
      <w:r>
        <w:rPr>
          <w:b/>
        </w:rPr>
        <w:t>Provider:</w:t>
      </w:r>
      <w:r>
        <w:rPr>
          <w:b w:val="0"/>
        </w:rPr>
        <w:t xml:space="preserve"> Include an agency-accepted data security and privacy plan in each covered contract. Specify safeguards, trained personnel, subcontractor controls, incident handling and deletion or return. Comply with the agency’s policy and the applicable NIST Cybersecurity Framework requirements. Report a breach or unauthorised release to the agency without unreasonable delay and no later than seven calendar days after discovery; meet the applicable notification-cost obligations.</w:t>
      </w:r>
    </w:p>
    <w:p>
      <w:r>
        <w:rPr>
          <w:b w:val="0"/>
        </w:rPr>
      </w:r>
      <w:r>
        <w:rPr>
          <w:b/>
        </w:rPr>
        <w:t>Agency:</w:t>
      </w:r>
      <w:r>
        <w:rPr>
          <w:b w:val="0"/>
        </w:rPr>
        <w:t xml:space="preserve"> Publish required contract information and maintain its own data security and privacy policy, separate from the contractor’s plan. Make the required breach notifications and provide the statutory complaint route.</w:t>
      </w:r>
    </w:p>
    <w:p>
      <w:pPr>
        <w:pStyle w:val="Heading1"/>
      </w:pPr>
      <w:r>
        <w:t>14 Connecticut student data protection law</w:t>
      </w:r>
    </w:p>
    <w:p>
      <w:pPr>
        <w:keepNext/>
        <w:widowControl/>
        <w:rPr>
          <w:ins w:id="29" w:author="Gradias Research Review" w:date="2026-10-10T12:00:00Z"/>
        </w:rPr>
      </w:pPr>
      <w:ins w:id="30" w:author="Gradias Research Review" w:date="2026-10-10T12:00:00Z">
        <w:r>
          <w:rPr>
            <w:b/>
          </w:rPr>
          <w:t xml:space="preserve">Instrument type: State Law.</w:t>
        </w:r>
      </w:ins>
    </w:p>
    <w:p>
      <w:pPr>
        <w:keepNext/>
        <w:spacing w:after="80" w:line="240" w:lineRule="auto"/>
      </w:pPr>
      <w:hyperlink r:id="rId23">
        <w:r>
          <w:rPr>
            <w:color w:val="444444"/>
            <w:sz w:val="17"/>
            <w:u w:val="single"/>
          </w:rPr>
          <w:t>Conn. Gen. Stat. §§ 10-234aa–10-234dd</w:t>
        </w:r>
      </w:hyperlink>
    </w:p>
    <w:p>
      <w:r>
        <w:rPr>
          <w:b w:val="0"/>
        </w:rPr>
      </w:r>
      <w:r>
        <w:rPr>
          <w:b/>
        </w:rPr>
        <w:t>Contractor and local or regional board:</w:t>
      </w:r>
      <w:r>
        <w:rPr>
          <w:b w:val="0"/>
        </w:rPr>
        <w:t xml:space="preserve"> Before covered processing, include the mandatory contract terms: data ownership by the student or board, authorised purposes, access and correction rights, protection measures, disclosure and sale restrictions, breach notice, deletion or return, legal compliance, Connecticut governing law and the contractual consequences specified by the statute. Do not claim ownership of student records or use them beyond the authorised educational purpose.</w:t>
      </w:r>
    </w:p>
    <w:p>
      <w:r>
        <w:rPr>
          <w:b w:val="0"/>
        </w:rPr>
      </w:r>
      <w:r>
        <w:rPr>
          <w:b/>
        </w:rPr>
        <w:t>Board:</w:t>
      </w:r>
      <w:r>
        <w:rPr>
          <w:b w:val="0"/>
        </w:rPr>
        <w:t xml:space="preserve"> Publish the contract on its website within five business days after execution. </w:t>
      </w:r>
      <w:r>
        <w:rPr>
          <w:b/>
        </w:rPr>
        <w:t>Provider:</w:t>
      </w:r>
      <w:r>
        <w:rPr>
          <w:b w:val="0"/>
        </w:rPr>
        <w:t xml:space="preserve"> Meet the applicable incident-notification rules in § 10-234dd; for a breach involving student information, notify the board without unreasonable delay and within the statutory 30-day outer limit. Do not rely on the board’s publication duties to satisfy the provider’s own duties.</w:t>
      </w:r>
    </w:p>
    <w:p>
      <w:pPr>
        <w:pStyle w:val="Heading1"/>
      </w:pPr>
      <w:r>
        <w:t>15 Illinois Student Online Personal Protection Act</w:t>
      </w:r>
    </w:p>
    <w:p>
      <w:pPr>
        <w:keepNext/>
        <w:widowControl/>
        <w:rPr>
          <w:ins w:id="31" w:author="Gradias Research Review" w:date="2026-10-10T12:00:00Z"/>
        </w:rPr>
      </w:pPr>
      <w:ins w:id="32" w:author="Gradias Research Review" w:date="2026-10-10T12:00:00Z">
        <w:r>
          <w:rPr>
            <w:b/>
          </w:rPr>
          <w:t xml:space="preserve">Instrument type: State Law.</w:t>
        </w:r>
      </w:ins>
    </w:p>
    <w:p>
      <w:pPr>
        <w:keepNext/>
        <w:spacing w:after="80" w:line="240" w:lineRule="auto"/>
      </w:pPr>
      <w:hyperlink r:id="rId24">
        <w:r>
          <w:rPr>
            <w:color w:val="444444"/>
            <w:sz w:val="17"/>
            <w:u w:val="single"/>
          </w:rPr>
          <w:t>105 ILCS 85, especially §§ 10, 15 and 27</w:t>
        </w:r>
      </w:hyperlink>
    </w:p>
    <w:p>
      <w:r>
        <w:rPr>
          <w:b w:val="0"/>
        </w:rPr>
      </w:r>
      <w:r>
        <w:rPr>
          <w:b/>
        </w:rPr>
        <w:t>Covered operator:</w:t>
      </w:r>
      <w:r>
        <w:rPr>
          <w:b w:val="0"/>
        </w:rPr>
        <w:t xml:space="preserve"> Do not engage in prohibited targeted advertising, non-school-purpose profiling, sale or unauthorised disclosure of covered information. Maintain reasonable security meeting or exceeding industry standards, publish material data practices and delete covered school-controlled information within a reasonable period on request, subject to the statutory exception.</w:t>
      </w:r>
    </w:p>
    <w:p>
      <w:r>
        <w:rPr>
          <w:b w:val="0"/>
        </w:rPr>
      </w:r>
      <w:r>
        <w:rPr>
          <w:b/>
        </w:rPr>
        <w:t>Operator and public school:</w:t>
      </w:r>
      <w:r>
        <w:rPr>
          <w:b w:val="0"/>
        </w:rPr>
        <w:t xml:space="preserve"> Execute the required written agreement, identifying data and services, the school-official role, breach costs and deletion or transfer arrangements. Publish or make the agreement available as required, with only permitted redactions. Notify the school of a breach as expediently as possible without unreasonable delay and no later than 30 calendar days after determining a breach occurred. Provide the recipient list at least at the beginning of each state fiscal year and each calendar year.</w:t>
      </w:r>
    </w:p>
    <w:p>
      <w:pPr>
        <w:pStyle w:val="Heading1"/>
      </w:pPr>
      <w:r>
        <w:t>16 Colorado Student Data Transparency and Security Act</w:t>
      </w:r>
    </w:p>
    <w:p>
      <w:pPr>
        <w:keepNext/>
        <w:widowControl/>
        <w:rPr>
          <w:ins w:id="33" w:author="Gradias Research Review" w:date="2026-10-10T12:00:00Z"/>
        </w:rPr>
      </w:pPr>
      <w:ins w:id="34" w:author="Gradias Research Review" w:date="2026-10-10T12:00:00Z">
        <w:r>
          <w:rPr>
            <w:b/>
          </w:rPr>
          <w:t xml:space="preserve">Instrument type: State Law.</w:t>
        </w:r>
      </w:ins>
    </w:p>
    <w:p>
      <w:pPr>
        <w:keepNext/>
        <w:spacing w:after="80" w:line="240" w:lineRule="auto"/>
      </w:pPr>
      <w:hyperlink r:id="rId25">
        <w:r>
          <w:rPr>
            <w:color w:val="444444"/>
            <w:sz w:val="17"/>
            <w:u w:val="single"/>
          </w:rPr>
          <w:t>C.R.S. §§ 22-16-101–112</w:t>
        </w:r>
      </w:hyperlink>
    </w:p>
    <w:p>
      <w:r>
        <w:rPr>
          <w:b w:val="0"/>
        </w:rPr>
      </w:r>
      <w:r>
        <w:rPr>
          <w:b/>
        </w:rPr>
        <w:t>Covered school service provider:</w:t>
      </w:r>
      <w:r>
        <w:rPr>
          <w:b w:val="0"/>
        </w:rPr>
        <w:t xml:space="preserve"> Publish understandable information on collected student data, uses and sharing. Use data only for authorised school purposes; do not sell data, use it for targeted advertising or create unauthorised profiles. Maintain the required security programme, support correction of inaccurate information, control subcontractors and meet deletion obligations. Notify the contracting education provider of material policy changes and unauthorised disclosure as required; the notice obligation is not confined to incidents the vendor considers serious.</w:t>
      </w:r>
    </w:p>
    <w:p>
      <w:r>
        <w:rPr>
          <w:b w:val="0"/>
        </w:rPr>
      </w:r>
      <w:r>
        <w:rPr>
          <w:b/>
        </w:rPr>
        <w:t>Education provider:</w:t>
      </w:r>
      <w:r>
        <w:rPr>
          <w:b w:val="0"/>
        </w:rPr>
        <w:t xml:space="preserve"> Apply the statutory contract, transparency and security requirements and ensure the agreed destruction or return process operates when the contract ends.</w:t>
      </w:r>
    </w:p>
    <w:p>
      <w:pPr>
        <w:pStyle w:val="Heading1"/>
      </w:pPr>
      <w:r>
        <w:t>17 California Student Online Personal Information Protection Act</w:t>
      </w:r>
    </w:p>
    <w:p>
      <w:pPr>
        <w:keepNext/>
        <w:widowControl/>
        <w:rPr>
          <w:ins w:id="35" w:author="Gradias Research Review" w:date="2026-10-10T12:00:00Z"/>
        </w:rPr>
      </w:pPr>
      <w:ins w:id="36" w:author="Gradias Research Review" w:date="2026-10-10T12:00:00Z">
        <w:r>
          <w:rPr>
            <w:b/>
          </w:rPr>
          <w:t xml:space="preserve">Instrument type: State Law.</w:t>
        </w:r>
      </w:ins>
    </w:p>
    <w:p>
      <w:pPr>
        <w:keepNext/>
        <w:spacing w:after="80" w:line="240" w:lineRule="auto"/>
      </w:pPr>
      <w:hyperlink r:id="rId26">
        <w:r>
          <w:rPr>
            <w:color w:val="444444"/>
            <w:sz w:val="17"/>
            <w:u w:val="single"/>
          </w:rPr>
          <w:t>California Business and Professions Code § 22584</w:t>
        </w:r>
      </w:hyperlink>
    </w:p>
    <w:p>
      <w:r>
        <w:rPr>
          <w:b w:val="0"/>
        </w:rPr>
      </w:r>
      <w:r>
        <w:rPr>
          <w:b/>
        </w:rPr>
        <w:t>Covered operator of a service designed and marketed for K–12 school purposes:</w:t>
      </w:r>
      <w:r>
        <w:rPr>
          <w:b w:val="0"/>
        </w:rPr>
        <w:t xml:space="preserve"> Do not target advertising using covered information, create profiles except for school purposes, sell covered information or disclose it outside permitted cases. Implement reasonable security and delete school-controlled covered information on school or district request. Any use of de-identified information must fit the statute’s permitted uses; school-purpose access does not authorise unrestricted reuse of identifiable scripts.</w:t>
      </w:r>
    </w:p>
    <w:p>
      <w:pPr>
        <w:pStyle w:val="Heading1"/>
      </w:pPr>
      <w:r>
        <w:t>18 California Education Code</w:t>
      </w:r>
    </w:p>
    <w:p>
      <w:pPr>
        <w:keepNext/>
        <w:widowControl/>
        <w:rPr>
          <w:ins w:id="37" w:author="Gradias Research Review" w:date="2026-10-10T12:00:00Z"/>
        </w:rPr>
      </w:pPr>
      <w:ins w:id="38" w:author="Gradias Research Review" w:date="2026-10-10T12:00:00Z">
        <w:r>
          <w:rPr>
            <w:b/>
          </w:rPr>
          <w:t xml:space="preserve">Instrument type: State Law.</w:t>
        </w:r>
      </w:ins>
    </w:p>
    <w:p>
      <w:pPr>
        <w:keepNext/>
        <w:spacing w:after="80" w:line="240" w:lineRule="auto"/>
      </w:pPr>
      <w:hyperlink r:id="rId27">
        <w:r>
          <w:rPr>
            <w:color w:val="444444"/>
            <w:sz w:val="17"/>
            <w:u w:val="single"/>
          </w:rPr>
          <w:t>§ 49073.1</w:t>
        </w:r>
      </w:hyperlink>
    </w:p>
    <w:p>
      <w:r>
        <w:rPr>
          <w:b w:val="0"/>
        </w:rPr>
      </w:r>
      <w:r>
        <w:rPr>
          <w:b/>
        </w:rPr>
        <w:t>Local educational agency and provider:</w:t>
      </w:r>
      <w:r>
        <w:rPr>
          <w:b w:val="0"/>
        </w:rPr>
        <w:t xml:space="preserve"> Include required terms for pupil records: continued agency ownership and control, restrictions on use, student retention of pupil-generated content where required, access and correction procedures, confidentiality and security, breach notification procedures, FERPA compliance, prohibition of targeted advertising, and certification that records will not be retained or available after contract completion except as the statute permits.</w:t>
      </w:r>
    </w:p>
    <w:p>
      <w:pPr>
        <w:pStyle w:val="Heading1"/>
      </w:pPr>
      <w:r>
        <w:t>19 Texas Education Code</w:t>
      </w:r>
    </w:p>
    <w:p>
      <w:pPr>
        <w:keepNext/>
        <w:widowControl/>
        <w:rPr>
          <w:ins w:id="39" w:author="Gradias Research Review" w:date="2026-10-10T12:00:00Z"/>
        </w:rPr>
      </w:pPr>
      <w:ins w:id="40" w:author="Gradias Research Review" w:date="2026-10-10T12:00:00Z">
        <w:r>
          <w:rPr>
            <w:b/>
          </w:rPr>
          <w:t xml:space="preserve">Instrument type: State Law.</w:t>
        </w:r>
      </w:ins>
    </w:p>
    <w:p>
      <w:pPr>
        <w:keepNext/>
        <w:spacing w:after="80" w:line="240" w:lineRule="auto"/>
      </w:pPr>
      <w:hyperlink r:id="rId28">
        <w:r>
          <w:rPr>
            <w:color w:val="444444"/>
            <w:sz w:val="17"/>
            <w:u w:val="single"/>
          </w:rPr>
          <w:t>Chapter 32, Subchapter D, §§ 32.151–32.156</w:t>
        </w:r>
      </w:hyperlink>
    </w:p>
    <w:p>
      <w:r>
        <w:rPr>
          <w:b w:val="0"/>
        </w:rPr>
      </w:r>
      <w:r>
        <w:rPr>
          <w:b/>
        </w:rPr>
        <w:t>Covered K–12 operator:</w:t>
      </w:r>
      <w:r>
        <w:rPr>
          <w:b w:val="0"/>
        </w:rPr>
        <w:t xml:space="preserve"> Treat grades, test results, scripts and other covered student information according to the statute. Do not engage in prohibited targeted advertising, non-school-purpose profiling, sale or unauthorised disclosure. Maintain reasonable security, restrict service-provider use to the permitted purpose and honour the school or district’s deletion request, subject to the statutory exceptions.</w:t>
      </w:r>
    </w:p>
    <w:p>
      <w:pPr>
        <w:pStyle w:val="Heading1"/>
      </w:pPr>
      <w:r>
        <w:t>20 Ohio Revised Code</w:t>
      </w:r>
    </w:p>
    <w:p>
      <w:pPr>
        <w:keepNext/>
        <w:widowControl/>
        <w:rPr>
          <w:ins w:id="41" w:author="Gradias Research Review" w:date="2026-10-10T12:00:00Z"/>
        </w:rPr>
      </w:pPr>
      <w:ins w:id="42" w:author="Gradias Research Review" w:date="2026-10-10T12:00:00Z">
        <w:r>
          <w:rPr>
            <w:b/>
          </w:rPr>
          <w:t xml:space="preserve">Instrument type: State Law.</w:t>
        </w:r>
      </w:ins>
    </w:p>
    <w:p>
      <w:pPr>
        <w:keepNext/>
        <w:spacing w:after="80" w:line="240" w:lineRule="auto"/>
      </w:pPr>
      <w:hyperlink r:id="rId29">
        <w:r>
          <w:rPr>
            <w:color w:val="444444"/>
            <w:sz w:val="17"/>
            <w:u w:val="single"/>
          </w:rPr>
          <w:t>§§ 3319.325–3319.326</w:t>
        </w:r>
      </w:hyperlink>
    </w:p>
    <w:p>
      <w:r>
        <w:rPr>
          <w:b w:val="0"/>
        </w:rPr>
      </w:r>
      <w:r>
        <w:rPr>
          <w:b/>
        </w:rPr>
        <w:t>District contracting for curriculum, testing or assessment technology affecting education records:</w:t>
      </w:r>
      <w:r>
        <w:rPr>
          <w:b w:val="0"/>
        </w:rPr>
        <w:t xml:space="preserve"> By 1 August each school year, directly notify parents and students of the provider, affected records, contract-inspection arrangements and contact point. Allow inspection of a complete contract.</w:t>
      </w:r>
    </w:p>
    <w:p>
      <w:r>
        <w:rPr>
          <w:b w:val="0"/>
        </w:rPr>
      </w:r>
      <w:r>
        <w:rPr>
          <w:b/>
        </w:rPr>
        <w:t>Provider, only if within the narrower technology-provider definition in § 3319.325:</w:t>
      </w:r>
      <w:r>
        <w:rPr>
          <w:b w:val="0"/>
        </w:rPr>
        <w:t xml:space="preserve"> Preserve district ownership, restrict access, prohibit commercial use outside the contracted service, provide security and disclose breach information to the district. Unless renewal is reasonably anticipated, destroy or return records within 90 days after expiry. These vendor duties do not automatically apply to every standalone assessment provider.</w:t>
      </w:r>
    </w:p>
    <w:p>
      <w:pPr>
        <w:pStyle w:val="Heading1"/>
      </w:pPr>
      <w:r>
        <w:t>21 Ohio district AI policy requirement</w:t>
      </w:r>
    </w:p>
    <w:p>
      <w:pPr>
        <w:keepNext/>
        <w:widowControl/>
        <w:rPr>
          <w:ins w:id="43" w:author="Gradias Research Review" w:date="2026-10-10T12:00:00Z"/>
        </w:rPr>
      </w:pPr>
      <w:ins w:id="44" w:author="Gradias Research Review" w:date="2026-10-10T12:00:00Z">
        <w:r>
          <w:rPr>
            <w:b/>
          </w:rPr>
          <w:t xml:space="preserve">Instrument type: State Law.</w:t>
        </w:r>
      </w:ins>
    </w:p>
    <w:p>
      <w:pPr>
        <w:keepNext/>
        <w:spacing w:after="80" w:line="240" w:lineRule="auto"/>
      </w:pPr>
      <w:hyperlink r:id="rId30">
        <w:r>
          <w:rPr>
            <w:color w:val="444444"/>
            <w:sz w:val="17"/>
            <w:u w:val="single"/>
          </w:rPr>
          <w:t>Ohio Revised Code § 3301.24</w:t>
        </w:r>
      </w:hyperlink>
    </w:p>
    <w:p>
      <w:r>
        <w:rPr>
          <w:b w:val="0"/>
        </w:rPr>
      </w:r>
      <w:r>
        <w:rPr>
          <w:b/>
        </w:rPr>
        <w:t>Covered district, school or education body:</w:t>
      </w:r>
      <w:r>
        <w:rPr>
          <w:b w:val="0"/>
        </w:rPr>
        <w:t xml:space="preserve"> Adopt the required AI-use policy by the statutory deadline of 1 July 2026. </w:t>
      </w:r>
      <w:r>
        <w:rPr>
          <w:b/>
        </w:rPr>
        <w:t>Teacher and provider:</w:t>
      </w:r>
      <w:r>
        <w:rPr>
          <w:b w:val="0"/>
        </w:rPr>
        <w:t xml:space="preserve"> Use the service within the applicable adopted policy, including its rules for assessment, acceptable use, data protection and human responsibility. A vendor licence does not override those rules.</w:t>
      </w:r>
    </w:p>
    <w:p>
      <w:pPr>
        <w:pStyle w:val="Heading1"/>
      </w:pPr>
      <w:r>
        <w:t>22 Utah Student Data Protection Act</w:t>
      </w:r>
    </w:p>
    <w:p>
      <w:pPr>
        <w:keepNext/>
        <w:widowControl/>
        <w:rPr>
          <w:ins w:id="45" w:author="Gradias Research Review" w:date="2026-10-10T12:00:00Z"/>
        </w:rPr>
      </w:pPr>
      <w:ins w:id="46" w:author="Gradias Research Review" w:date="2026-10-10T12:00:00Z">
        <w:r>
          <w:rPr>
            <w:b/>
          </w:rPr>
          <w:t xml:space="preserve">Instrument type: State Law.</w:t>
        </w:r>
      </w:ins>
    </w:p>
    <w:p>
      <w:pPr>
        <w:keepNext/>
        <w:spacing w:after="80" w:line="240" w:lineRule="auto"/>
      </w:pPr>
      <w:hyperlink r:id="rId31">
        <w:r>
          <w:rPr>
            <w:color w:val="444444"/>
            <w:sz w:val="17"/>
            <w:u w:val="single"/>
          </w:rPr>
          <w:t>Utah Code § 53E-9-309, amended text effective 1 July 2026</w:t>
        </w:r>
      </w:hyperlink>
    </w:p>
    <w:p>
      <w:r>
        <w:rPr>
          <w:b w:val="0"/>
        </w:rPr>
      </w:r>
      <w:r>
        <w:rPr>
          <w:b/>
        </w:rPr>
        <w:t>Covered third-party contractor:</w:t>
      </w:r>
      <w:r>
        <w:rPr>
          <w:b w:val="0"/>
        </w:rPr>
        <w:t xml:space="preserve"> Use identifiable student data strictly for the contracted service. The contract must specify data restrictions, permitted recipients, deletion, required secondary-use restrictions, audit access and mandatory termination without financial liability. Do not make prohibited sales or use student data for targeted advertising. At an unrenewed contract’s end, return or delete the identifiable student data unless the parent gives written consent to retention, subject to the statute’s applicable exceptions and written-waiver provisions.</w:t>
      </w:r>
    </w:p>
    <w:p>
      <w:r>
        <w:rPr>
          <w:b w:val="0"/>
        </w:rPr>
      </w:r>
      <w:r>
        <w:rPr>
          <w:b/>
        </w:rPr>
        <w:t>Contracting education entity or agency:</w:t>
      </w:r>
      <w:r>
        <w:rPr>
          <w:b w:val="0"/>
        </w:rPr>
        <w:t xml:space="preserve"> Notify the contractor within 30 days after discovering unlawful data use. No sooner than 30 days after that notice, terminate if the contractor has not remedied the violation to the greatest extent practicable and established procedures to prevent recurrence. </w:t>
      </w:r>
      <w:r>
        <w:rPr>
          <w:b/>
        </w:rPr>
        <w:t>Contractor:</w:t>
      </w:r>
      <w:r>
        <w:rPr>
          <w:b w:val="0"/>
        </w:rPr>
        <w:t xml:space="preserve"> Permit the required audit and implement the remedy and prevention measures. Do not charge fees, seek damages or impose other financial liability for this statutory termination.</w:t>
      </w:r>
    </w:p>
    <w:p>
      <w:pPr>
        <w:pStyle w:val="Heading1"/>
      </w:pPr>
      <w:r>
        <w:t>23 Washington Student User Privacy in Education Rights Act</w:t>
      </w:r>
    </w:p>
    <w:p>
      <w:pPr>
        <w:keepNext/>
        <w:widowControl/>
        <w:rPr>
          <w:ins w:id="47" w:author="Gradias Research Review" w:date="2026-10-10T12:00:00Z"/>
        </w:rPr>
      </w:pPr>
      <w:ins w:id="48" w:author="Gradias Research Review" w:date="2026-10-10T12:00:00Z">
        <w:r>
          <w:rPr>
            <w:b/>
          </w:rPr>
          <w:t xml:space="preserve">Instrument type: State Law.</w:t>
        </w:r>
      </w:ins>
    </w:p>
    <w:p>
      <w:pPr>
        <w:keepNext/>
        <w:spacing w:after="80" w:line="240" w:lineRule="auto"/>
      </w:pPr>
      <w:hyperlink r:id="rId32">
        <w:r>
          <w:rPr>
            <w:color w:val="444444"/>
            <w:sz w:val="17"/>
            <w:u w:val="single"/>
          </w:rPr>
          <w:t>RCW Chapter 28A.604</w:t>
        </w:r>
      </w:hyperlink>
    </w:p>
    <w:p>
      <w:r>
        <w:rPr>
          <w:b w:val="0"/>
        </w:rPr>
      </w:r>
      <w:r>
        <w:rPr>
          <w:b/>
        </w:rPr>
        <w:t>Covered K–12 school service provider:</w:t>
      </w:r>
      <w:r>
        <w:rPr>
          <w:b w:val="0"/>
        </w:rPr>
        <w:t xml:space="preserve"> Give clear information about collected data and its use, facilitate access and correction, maintain a comprehensive security programme, limit use and disclosure to authorised purposes and control subcontractors. Do not engage in prohibited sale, targeted advertising or noneducational profiling. Delete student information at the educational institution’s request, subject to the statute’s permitted retention exceptions.</w:t>
      </w:r>
    </w:p>
    <w:p>
      <w:pPr>
        <w:pStyle w:val="Heading1"/>
      </w:pPr>
      <w:r>
        <w:t>24 District of Columbia Protecting Students Digital Privacy Act</w:t>
      </w:r>
    </w:p>
    <w:p>
      <w:pPr>
        <w:keepNext/>
        <w:widowControl/>
        <w:rPr>
          <w:ins w:id="49" w:author="Gradias Research Review" w:date="2026-10-10T12:00:00Z"/>
        </w:rPr>
      </w:pPr>
      <w:ins w:id="50" w:author="Gradias Research Review" w:date="2026-10-10T12:00:00Z">
        <w:r>
          <w:rPr>
            <w:b/>
          </w:rPr>
          <w:t xml:space="preserve">Instrument type: District Law — D.C..</w:t>
        </w:r>
      </w:ins>
    </w:p>
    <w:p>
      <w:pPr>
        <w:keepNext/>
        <w:spacing w:after="80" w:line="240" w:lineRule="auto"/>
      </w:pPr>
      <w:hyperlink r:id="rId33">
        <w:r>
          <w:rPr>
            <w:color w:val="444444"/>
            <w:sz w:val="17"/>
            <w:u w:val="single"/>
          </w:rPr>
          <w:t>D.C. Code § 38-831.02</w:t>
        </w:r>
      </w:hyperlink>
    </w:p>
    <w:p>
      <w:r>
        <w:rPr>
          <w:b w:val="0"/>
        </w:rPr>
      </w:r>
      <w:r>
        <w:rPr>
          <w:b/>
        </w:rPr>
        <w:t>Covered operator:</w:t>
      </w:r>
      <w:r>
        <w:rPr>
          <w:b w:val="0"/>
        </w:rPr>
        <w:t xml:space="preserve"> Do not use covered information for targeted advertising, non-school-purpose profiles, sale or unauthorised disclosure. Maintain reasonable security and delete school-controlled information at the school’s request. Apply the statutory restrictions directly even where a separate signed contract is not the trigger.</w:t>
      </w:r>
    </w:p>
    <w:p>
      <w:pPr>
        <w:pStyle w:val="Heading1"/>
      </w:pPr>
      <w:r>
        <w:t>25 California Consumer Privacy Act</w:t>
      </w:r>
    </w:p>
    <w:p>
      <w:pPr>
        <w:keepNext/>
        <w:widowControl/>
        <w:rPr>
          <w:ins w:id="51" w:author="Gradias Research Review" w:date="2026-10-10T12:00:00Z"/>
        </w:rPr>
      </w:pPr>
      <w:ins w:id="52" w:author="Gradias Research Review" w:date="2026-10-10T12:00:00Z">
        <w:r>
          <w:rPr>
            <w:b/>
          </w:rPr>
          <w:t xml:space="preserve">Instrument type: State Law.</w:t>
        </w:r>
      </w:ins>
    </w:p>
    <w:p>
      <w:pPr>
        <w:keepNext/>
        <w:spacing w:after="80" w:line="240" w:lineRule="auto"/>
      </w:pPr>
      <w:hyperlink r:id="rId34">
        <w:r>
          <w:rPr>
            <w:color w:val="444444"/>
            <w:sz w:val="17"/>
            <w:u w:val="single"/>
          </w:rPr>
          <w:t>California Civil Code §§ 1798.100–1798.199.100</w:t>
        </w:r>
      </w:hyperlink>
    </w:p>
    <w:p>
      <w:r>
        <w:rPr>
          <w:b w:val="0"/>
        </w:rPr>
      </w:r>
      <w:r>
        <w:rPr>
          <w:b/>
        </w:rPr>
        <w:t>Provider acting as a covered business:</w:t>
      </w:r>
      <w:r>
        <w:rPr>
          <w:b w:val="0"/>
        </w:rPr>
        <w:t xml:space="preserve"> Apply the Act where its business thresholds and territorial scope are met. Provide collection and privacy notices, honour access, deletion, correction and applicable opt-out or sensitive-information rights, use reasonable security and avoid discriminatory treatment for exercising rights. Do not assume that school customers or FERPA erase the provider’s own CCPA obligations.</w:t>
      </w:r>
    </w:p>
    <w:p>
      <w:r>
        <w:rPr>
          <w:b w:val="0"/>
        </w:rPr>
      </w:r>
      <w:r>
        <w:rPr>
          <w:b/>
        </w:rPr>
        <w:t>Provider acting as a service provider or contractor:</w:t>
      </w:r>
      <w:r>
        <w:rPr>
          <w:b w:val="0"/>
        </w:rPr>
        <w:t xml:space="preserve"> Use the required written terms, limit processing to specified business purposes and comply with restrictions on selling, sharing, combining and using personal information outside the relationship. Keep independent marketing and product-development uses separate from the service-provider role. Evaluate any exemption against the specific data and activity.</w:t>
      </w:r>
    </w:p>
    <w:p>
      <w:pPr>
        <w:pStyle w:val="Heading1"/>
      </w:pPr>
      <w:r>
        <w:t>26 California automated decisionmaking and risk assessment regulations</w:t>
      </w:r>
    </w:p>
    <w:p>
      <w:pPr>
        <w:keepNext/>
        <w:widowControl/>
        <w:rPr>
          <w:ins w:id="53" w:author="Gradias Research Review" w:date="2026-10-10T12:00:00Z"/>
        </w:rPr>
      </w:pPr>
      <w:ins w:id="54" w:author="Gradias Research Review" w:date="2026-10-10T12:00:00Z">
        <w:r>
          <w:rPr>
            <w:b/>
          </w:rPr>
          <w:t xml:space="preserve">Instrument type: Regulation — state.</w:t>
        </w:r>
      </w:ins>
    </w:p>
    <w:p>
      <w:pPr>
        <w:keepNext/>
        <w:spacing w:after="80" w:line="240" w:lineRule="auto"/>
      </w:pPr>
      <w:hyperlink r:id="rId35">
        <w:r>
          <w:rPr>
            <w:color w:val="444444"/>
            <w:sz w:val="17"/>
            <w:u w:val="single"/>
          </w:rPr>
          <w:t>11 CCR §§ 7001, 7150–7157 and 7200–7222</w:t>
        </w:r>
      </w:hyperlink>
    </w:p>
    <w:p>
      <w:r>
        <w:rPr>
          <w:b w:val="0"/>
        </w:rPr>
      </w:r>
      <w:r>
        <w:rPr>
          <w:b/>
        </w:rPr>
        <w:t>Covered business using ADMT for a significant decision, including education enrolment or opportunities:</w:t>
      </w:r>
      <w:r>
        <w:rPr>
          <w:b w:val="0"/>
        </w:rPr>
        <w:t xml:space="preserve"> Meet ADMT requirements from 1 January 2027. Give the prescribed pre-use notice, enable opt-out unless an exception applies, and provide meaningful information about the system’s role and outcome on access requests. If using the human-appeal exception, provide the qualifying appeal process. Honour an applicable opt-out as soon as feasible and within 15 business days; this is not the general deadline for deciding an appeal.</w:t>
      </w:r>
    </w:p>
    <w:p>
      <w:r>
        <w:rPr>
          <w:b w:val="0"/>
        </w:rPr>
      </w:r>
      <w:r>
        <w:rPr>
          <w:b/>
        </w:rPr>
        <w:t>Business claiming human involvement:</w:t>
      </w:r>
      <w:r>
        <w:rPr>
          <w:b w:val="0"/>
        </w:rPr>
        <w:t xml:space="preserve"> The reviewer must know how to interpret and use the output, analyse it with other relevant information, and have authority to make or change the decision. Mere sign-off does not meet this definition. Independently assess risk-assessment triggers under § 7150; human involvement does not remove every assessment obligation. Conduct required assessments for new covered processing and apply the transitional deadlines to pre-existing processing.</w:t>
      </w:r>
    </w:p>
    <w:p>
      <w:pPr>
        <w:pStyle w:val="Heading1"/>
      </w:pPr>
      <w:r>
        <w:t>27 Colorado Automated Decision Making Technology Act</w:t>
      </w:r>
    </w:p>
    <w:p>
      <w:pPr>
        <w:keepNext/>
        <w:widowControl/>
        <w:rPr>
          <w:ins w:id="55" w:author="Gradias Research Review" w:date="2026-10-10T12:00:00Z"/>
        </w:rPr>
      </w:pPr>
      <w:ins w:id="56" w:author="Gradias Research Review" w:date="2026-10-10T12:00:00Z">
        <w:r>
          <w:rPr>
            <w:b/>
          </w:rPr>
          <w:t xml:space="preserve">Instrument type: State Law.</w:t>
        </w:r>
      </w:ins>
    </w:p>
    <w:p>
      <w:pPr>
        <w:keepNext/>
        <w:spacing w:after="80" w:line="240" w:lineRule="auto"/>
      </w:pPr>
      <w:hyperlink r:id="rId36">
        <w:r>
          <w:rPr>
            <w:color w:val="444444"/>
            <w:sz w:val="17"/>
            <w:u w:val="single"/>
          </w:rPr>
          <w:t>SB 26-189, enacted 14 May 2026; duties from 1 January 2027</w:t>
        </w:r>
      </w:hyperlink>
    </w:p>
    <w:p>
      <w:r>
        <w:rPr>
          <w:b w:val="0"/>
        </w:rPr>
      </w:r>
      <w:r>
        <w:rPr>
          <w:b/>
        </w:rPr>
        <w:t>Developer of covered technology that materially influences a consequential education decision:</w:t>
      </w:r>
      <w:r>
        <w:rPr>
          <w:b w:val="0"/>
        </w:rPr>
        <w:t xml:space="preserve"> Supply technical documentation on intended uses, categories of training data, known limitations and appropriate use and human review. Notify deployers of material changes. Preserve records needed to demonstrate compliance for at least three years.</w:t>
      </w:r>
    </w:p>
    <w:p>
      <w:r>
        <w:rPr>
          <w:b w:val="0"/>
        </w:rPr>
      </w:r>
      <w:r>
        <w:rPr>
          <w:b/>
        </w:rPr>
        <w:t>Covered deployer:</w:t>
      </w:r>
      <w:r>
        <w:rPr>
          <w:b w:val="0"/>
        </w:rPr>
        <w:t xml:space="preserve"> Give clear, conspicuous notice at the required point of interaction. After a covered adverse outcome, provide the required explanation within 30 days, including the technology’s role and the individual’s rights. Offer the required correction, human-review and reconsideration process, accessible to people with disabilities and limited English proficiency. Retain compliance records for at least three years. Apply the statute’s definitions and exemptions to the actual decision; an entirely retrospective comparison that does not materially influence it is not automatically covered.</w:t>
      </w:r>
    </w:p>
    <w:p>
      <w:pPr>
        <w:pStyle w:val="Heading1"/>
      </w:pPr>
      <w:r>
        <w:t>28 Oklahoma Responsible Technology in Schools Act</w:t>
      </w:r>
    </w:p>
    <w:p>
      <w:pPr>
        <w:keepNext/>
        <w:widowControl/>
        <w:rPr>
          <w:ins w:id="57" w:author="Gradias Research Review" w:date="2026-10-10T12:00:00Z"/>
        </w:rPr>
      </w:pPr>
      <w:ins w:id="58" w:author="Gradias Research Review" w:date="2026-10-10T12:00:00Z">
        <w:r>
          <w:rPr>
            <w:b/>
          </w:rPr>
          <w:t xml:space="preserve">Instrument type: State Law.</w:t>
        </w:r>
      </w:ins>
    </w:p>
    <w:p>
      <w:pPr>
        <w:keepNext/>
        <w:spacing w:after="80" w:line="240" w:lineRule="auto"/>
      </w:pPr>
      <w:hyperlink r:id="rId37">
        <w:r>
          <w:rPr>
            <w:color w:val="444444"/>
            <w:sz w:val="17"/>
            <w:u w:val="single"/>
          </w:rPr>
          <w:t>70 O.S. § 11-120, enacted by SB 1734 of 2026</w:t>
        </w:r>
      </w:hyperlink>
    </w:p>
    <w:p>
      <w:r>
        <w:rPr>
          <w:b w:val="0"/>
        </w:rPr>
      </w:r>
      <w:r>
        <w:rPr>
          <w:b/>
        </w:rPr>
        <w:t>Public school district and educator:</w:t>
      </w:r>
      <w:r>
        <w:rPr>
          <w:b w:val="0"/>
        </w:rPr>
        <w:t xml:space="preserve"> Implement instructional and educational AI under educator direction and applicable law and district policy. Preserve educator review and final decision-making authority. AI must not be the primary basis for grading, discipline, placement, promotion, retention or other high-stakes educational decisions. Review output before using it for instruction, feedback, assessment or a decision affecting a student.</w:t>
      </w:r>
    </w:p>
    <w:p>
      <w:r>
        <w:rPr>
          <w:b w:val="0"/>
        </w:rPr>
      </w:r>
      <w:r>
        <w:rPr>
          <w:b/>
        </w:rPr>
        <w:t>District and provider:</w:t>
      </w:r>
      <w:r>
        <w:rPr>
          <w:b w:val="0"/>
        </w:rPr>
        <w:t xml:space="preserve"> Meet the required privacy and security standards and minimise shared student data. Give families written disclosure at least annually identifying tools, vendors, data categories, extent of sharing and educational purposes. Permit parents to opt students out of student-facing AI without academic penalty or loss of core instruction. The district must adopt its policy before the 2027–28 school year, addressing approval roles, permitted and prohibited uses, data protection, transparency and periodic review. Section 2 specifies 1 July 2026; the later policy deadline does not defer the substantive duties.</w:t>
      </w:r>
    </w:p>
    <w:p>
      <w:pPr>
        <w:pStyle w:val="Heading1"/>
      </w:pPr>
      <w:r>
        <w:t>29 Illinois Biometric Information Privacy Act</w:t>
      </w:r>
    </w:p>
    <w:p>
      <w:pPr>
        <w:keepNext/>
        <w:widowControl/>
        <w:rPr>
          <w:ins w:id="59" w:author="Gradias Research Review" w:date="2026-10-10T12:00:00Z"/>
        </w:rPr>
      </w:pPr>
      <w:ins w:id="60" w:author="Gradias Research Review" w:date="2026-10-10T12:00:00Z">
        <w:r>
          <w:rPr>
            <w:b/>
          </w:rPr>
          <w:t xml:space="preserve">Instrument type: State Law.</w:t>
        </w:r>
      </w:ins>
    </w:p>
    <w:p>
      <w:pPr>
        <w:keepNext/>
        <w:spacing w:after="80" w:line="240" w:lineRule="auto"/>
      </w:pPr>
      <w:hyperlink r:id="rId38">
        <w:r>
          <w:rPr>
            <w:color w:val="444444"/>
            <w:sz w:val="17"/>
            <w:u w:val="single"/>
          </w:rPr>
          <w:t>740 ILCS 14, especially §§ 10 and 15</w:t>
        </w:r>
      </w:hyperlink>
    </w:p>
    <w:p>
      <w:r>
        <w:rPr>
          <w:b w:val="0"/>
        </w:rPr>
      </w:r>
      <w:r>
        <w:rPr>
          <w:b/>
        </w:rPr>
        <w:t>Private provider collecting covered biometric identifiers or information:</w:t>
      </w:r>
      <w:r>
        <w:rPr>
          <w:b w:val="0"/>
        </w:rPr>
        <w:t xml:space="preserve"> Provide written notice of collection, purpose and duration; obtain the required written release; publish the retention and destruction policy; prohibit sale or profit from biometric data; restrict disclosure and use the required care. Handwriting, writing samples and signatures are excluded from the definition of biometric identifier. Adding face-geometry, voiceprint or other covered identification requires a new assessment of this norm.</w:t>
      </w:r>
    </w:p>
    <w:p>
      <w:pPr>
        <w:pStyle w:val="Heading1"/>
      </w:pPr>
      <w:r>
        <w:t>30 Texas biometric identifier law</w:t>
      </w:r>
    </w:p>
    <w:p>
      <w:pPr>
        <w:keepNext/>
        <w:widowControl/>
        <w:rPr>
          <w:ins w:id="61" w:author="Gradias Research Review" w:date="2026-10-10T12:00:00Z"/>
        </w:rPr>
      </w:pPr>
      <w:ins w:id="62" w:author="Gradias Research Review" w:date="2026-10-10T12:00:00Z">
        <w:r>
          <w:rPr>
            <w:b/>
          </w:rPr>
          <w:t xml:space="preserve">Instrument type: State Law.</w:t>
        </w:r>
      </w:ins>
    </w:p>
    <w:p>
      <w:pPr>
        <w:keepNext/>
        <w:spacing w:after="80" w:line="240" w:lineRule="auto"/>
      </w:pPr>
      <w:hyperlink r:id="rId39">
        <w:r>
          <w:rPr>
            <w:color w:val="444444"/>
            <w:sz w:val="17"/>
            <w:u w:val="single"/>
          </w:rPr>
          <w:t>Texas Business and Commerce Code § 503.001</w:t>
        </w:r>
      </w:hyperlink>
    </w:p>
    <w:p>
      <w:r>
        <w:rPr>
          <w:b w:val="0"/>
        </w:rPr>
      </w:r>
      <w:r>
        <w:rPr>
          <w:b/>
        </w:rPr>
        <w:t>Provider capturing a covered biometric identifier for a commercial purpose:</w:t>
      </w:r>
      <w:r>
        <w:rPr>
          <w:b w:val="0"/>
        </w:rPr>
        <w:t xml:space="preserve"> Inform the individual and obtain consent before capture, restrict disclosure, protect the identifier with the required reasonable care and destroy it within the statutory period after its purpose expires, subject to applicable exceptions. Ordinary transcription of a handwritten script alone does not establish capture of a statutory biometric identifier.</w:t>
      </w:r>
    </w:p>
    <w:p>
      <w:pPr>
        <w:pStyle w:val="Heading1"/>
      </w:pPr>
      <w:r>
        <w:t>31 Colorado Privacy Act</w:t>
      </w:r>
    </w:p>
    <w:p>
      <w:pPr>
        <w:keepNext/>
        <w:widowControl/>
        <w:rPr>
          <w:ins w:id="63" w:author="Gradias Research Review" w:date="2026-10-10T12:00:00Z"/>
        </w:rPr>
      </w:pPr>
      <w:ins w:id="64" w:author="Gradias Research Review" w:date="2026-10-10T12:00:00Z">
        <w:r>
          <w:rPr>
            <w:b/>
          </w:rPr>
          <w:t xml:space="preserve">Instrument type: State Law.</w:t>
        </w:r>
      </w:ins>
    </w:p>
    <w:p>
      <w:pPr>
        <w:keepNext/>
        <w:spacing w:after="80" w:line="240" w:lineRule="auto"/>
      </w:pPr>
      <w:hyperlink r:id="rId40">
        <w:r>
          <w:rPr>
            <w:color w:val="444444"/>
            <w:sz w:val="17"/>
            <w:u w:val="single"/>
          </w:rPr>
          <w:t>C.R.S. §§ 6-1-1301–1313 and implementing rules</w:t>
        </w:r>
      </w:hyperlink>
    </w:p>
    <w:p>
      <w:r>
        <w:rPr>
          <w:b w:val="0"/>
        </w:rPr>
      </w:r>
      <w:r>
        <w:rPr>
          <w:b/>
        </w:rPr>
        <w:t>Provider acting as a covered controller:</w:t>
      </w:r>
      <w:r>
        <w:rPr>
          <w:b w:val="0"/>
        </w:rPr>
        <w:t xml:space="preserve"> Where the Act’s thresholds are met and the data or activity is not exempt, give the required notice, limit collection and use, secure data, obtain required sensitive-data consent and fulfil access, correction, deletion, portability and applicable opt-out rights. Respect the opt-out for qualifying profiling with legal or similarly significant effects and complete required data-protection assessments. Bind processors by compliant contracts. Establish whether the particular education records qualify for the FERPA exemption; do not extend an exemption automatically to unrelated personal data.</w:t>
      </w:r>
    </w:p>
    <w:p>
      <w:pPr>
        <w:pStyle w:val="Heading1"/>
      </w:pPr>
      <w:r>
        <w:t>32 Connecticut Data Privacy Act</w:t>
      </w:r>
    </w:p>
    <w:p>
      <w:pPr>
        <w:keepNext/>
        <w:widowControl/>
        <w:rPr>
          <w:ins w:id="65" w:author="Gradias Research Review" w:date="2026-10-10T12:00:00Z"/>
        </w:rPr>
      </w:pPr>
      <w:ins w:id="66" w:author="Gradias Research Review" w:date="2026-10-10T12:00:00Z">
        <w:r>
          <w:rPr>
            <w:b/>
          </w:rPr>
          <w:t xml:space="preserve">Instrument type: State Law.</w:t>
        </w:r>
      </w:ins>
    </w:p>
    <w:p>
      <w:pPr>
        <w:keepNext/>
        <w:spacing w:after="80" w:line="240" w:lineRule="auto"/>
      </w:pPr>
      <w:hyperlink r:id="rId41">
        <w:r>
          <w:rPr>
            <w:color w:val="444444"/>
            <w:sz w:val="17"/>
            <w:u w:val="single"/>
          </w:rPr>
          <w:t>Conn. Gen. Stat. §§ 42-515–42-526, as amended</w:t>
        </w:r>
      </w:hyperlink>
    </w:p>
    <w:p>
      <w:r>
        <w:rPr>
          <w:b w:val="0"/>
        </w:rPr>
      </w:r>
      <w:r>
        <w:rPr>
          <w:b/>
        </w:rPr>
        <w:t>Covered controller or processor, for nonexempt data:</w:t>
      </w:r>
      <w:r>
        <w:rPr>
          <w:b w:val="0"/>
        </w:rPr>
        <w:t xml:space="preserve"> Fulfil notice, minimisation, security, consent, individual-rights, assessment and processor-contract duties that apply to the activity. For qualifying profiling in furtherance of automated decisions with legal or similarly significant effects, provide the applicable opt-out and challenge rights under the current amended provisions. A human reviewer does not by itself resolve this trigger. Apply education-record and other exemptions to the specific data and role.</w:t>
      </w:r>
    </w:p>
    <w:p>
      <w:pPr>
        <w:pStyle w:val="Heading1"/>
      </w:pPr>
      <w:r>
        <w:t>33 Minnesota Consumer Data Privacy Act</w:t>
      </w:r>
    </w:p>
    <w:p>
      <w:pPr>
        <w:keepNext/>
        <w:widowControl/>
        <w:rPr>
          <w:ins w:id="67" w:author="Gradias Research Review" w:date="2026-10-10T12:00:00Z"/>
        </w:rPr>
      </w:pPr>
      <w:ins w:id="68" w:author="Gradias Research Review" w:date="2026-10-10T12:00:00Z">
        <w:r>
          <w:rPr>
            <w:b/>
          </w:rPr>
          <w:t xml:space="preserve">Instrument type: State Law.</w:t>
        </w:r>
      </w:ins>
    </w:p>
    <w:p>
      <w:pPr>
        <w:keepNext/>
        <w:spacing w:after="80" w:line="240" w:lineRule="auto"/>
      </w:pPr>
      <w:hyperlink r:id="rId42">
        <w:r>
          <w:rPr>
            <w:color w:val="444444"/>
            <w:sz w:val="17"/>
            <w:u w:val="single"/>
          </w:rPr>
          <w:t>Minnesota Statutes §§ 325M.10–325M.21</w:t>
        </w:r>
      </w:hyperlink>
    </w:p>
    <w:p>
      <w:r>
        <w:rPr>
          <w:b w:val="0"/>
        </w:rPr>
      </w:r>
      <w:r>
        <w:rPr>
          <w:b/>
        </w:rPr>
        <w:t>Covered controller, for nonexempt data:</w:t>
      </w:r>
      <w:r>
        <w:rPr>
          <w:b w:val="0"/>
        </w:rPr>
        <w:t xml:space="preserve"> Provide required privacy information, security, processing assessments, processor contracts and individual-rights procedures. For qualifying profiling, allow the consumer to question the result, obtain reasons, inspect the data used, correct inaccuracies and have a decision based on inaccurate data reevaluated. Provide the applicable profiling opt-out and appeal process. Determine applicability and education-record exemptions for the actual processing rather than assuming all school-related data is exempt.</w:t>
      </w:r>
    </w:p>
    <w:p>
      <w:pPr>
        <w:pStyle w:val="Heading1"/>
      </w:pPr>
      <w:r>
        <w:t>34 New Jersey Data Privacy Act</w:t>
      </w:r>
    </w:p>
    <w:p>
      <w:pPr>
        <w:keepNext/>
        <w:widowControl/>
        <w:rPr>
          <w:ins w:id="69" w:author="Gradias Research Review" w:date="2026-10-10T12:00:00Z"/>
        </w:rPr>
      </w:pPr>
      <w:ins w:id="70" w:author="Gradias Research Review" w:date="2026-10-10T12:00:00Z">
        <w:r>
          <w:rPr>
            <w:b/>
          </w:rPr>
          <w:t xml:space="preserve">Instrument type: State Law.</w:t>
        </w:r>
      </w:ins>
    </w:p>
    <w:p>
      <w:pPr>
        <w:keepNext/>
        <w:spacing w:after="80" w:line="240" w:lineRule="auto"/>
      </w:pPr>
      <w:hyperlink r:id="rId43">
        <w:r>
          <w:rPr>
            <w:color w:val="444444"/>
            <w:sz w:val="17"/>
            <w:u w:val="single"/>
          </w:rPr>
          <w:t>N.J.S.A. 56:8-166.4 et seq., P.L. 2023 chapter 266</w:t>
        </w:r>
      </w:hyperlink>
    </w:p>
    <w:p>
      <w:r>
        <w:rPr>
          <w:b w:val="0"/>
        </w:rPr>
      </w:r>
      <w:r>
        <w:rPr>
          <w:b/>
        </w:rPr>
        <w:t>Covered controller:</w:t>
      </w:r>
      <w:r>
        <w:rPr>
          <w:b w:val="0"/>
        </w:rPr>
        <w:t xml:space="preserve"> Apply the Act when targeting New Jersey residents and meeting the statutory thresholds: generally 100,000 consumers, excluding payment-only processing, or 25,000 consumers combined with revenue or a discount from personal-data sales. Fulfil notice, access, correction, deletion, portability, consent, security and applicable opt-out duties. Complete required assessments for high-risk processing, including qualifying profiling, and use compliant processor contracts. Do not assume a general FERPA-data exemption or that the customer’s status exempts a commercial vendor.</w:t>
      </w:r>
    </w:p>
    <w:p>
      <w:pPr>
        <w:pStyle w:val="Heading1"/>
      </w:pPr>
      <w:r>
        <w:t>35 Louisiana student information law</w:t>
      </w:r>
    </w:p>
    <w:p>
      <w:pPr>
        <w:keepNext/>
        <w:widowControl/>
        <w:rPr>
          <w:ins w:id="71" w:author="Gradias Research Review" w:date="2026-10-10T12:00:00Z"/>
        </w:rPr>
      </w:pPr>
      <w:ins w:id="72" w:author="Gradias Research Review" w:date="2026-10-10T12:00:00Z">
        <w:r>
          <w:rPr>
            <w:b/>
          </w:rPr>
          <w:t xml:space="preserve">Instrument type: State Law.</w:t>
        </w:r>
      </w:ins>
    </w:p>
    <w:p>
      <w:pPr>
        <w:keepNext/>
        <w:spacing w:after="80" w:line="240" w:lineRule="auto"/>
      </w:pPr>
      <w:hyperlink r:id="rId44">
        <w:r>
          <w:rPr>
            <w:color w:val="444444"/>
            <w:sz w:val="17"/>
            <w:u w:val="single"/>
          </w:rPr>
          <w:t>Louisiana R.S. 17:3914</w:t>
        </w:r>
      </w:hyperlink>
    </w:p>
    <w:p>
      <w:r>
        <w:rPr>
          <w:b w:val="0"/>
        </w:rPr>
      </w:r>
      <w:r>
        <w:rPr>
          <w:b/>
        </w:rPr>
        <w:t>Covered public education body and contractor:</w:t>
      </w:r>
      <w:r>
        <w:rPr>
          <w:b w:val="0"/>
        </w:rPr>
        <w:t xml:space="preserve"> Disclose and process personally identifiable student information only through an authorised statutory route. For contracted education services, specify the information and purposes, data protection, authorised access and disposition in the contract. Prohibit access or release beyond the permitted contract and statute, honour parental-access requirements and meet the applicable destruction requirements. Do not use student data for unauthorised advertising, marketing or other commercial purposes.</w:t>
      </w:r>
    </w:p>
    <w:p>
      <w:pPr>
        <w:pStyle w:val="Heading1"/>
      </w:pPr>
      <w:r>
        <w:t>36 Section 508 of the Rehabilitation Act</w:t>
      </w:r>
    </w:p>
    <w:p>
      <w:pPr>
        <w:keepNext/>
        <w:widowControl/>
        <w:rPr>
          <w:ins w:id="73" w:author="Gradias Research Review" w:date="2026-10-10T12:00:00Z"/>
        </w:rPr>
      </w:pPr>
      <w:ins w:id="74" w:author="Gradias Research Review" w:date="2026-10-10T12:00:00Z">
        <w:r>
          <w:rPr>
            <w:b/>
          </w:rPr>
          <w:t xml:space="preserve">Instrument type: National Law — federal; applicable federal accessibility regulations.</w:t>
        </w:r>
      </w:ins>
    </w:p>
    <w:p>
      <w:pPr>
        <w:keepNext/>
        <w:spacing w:after="80" w:line="240" w:lineRule="auto"/>
      </w:pPr>
      <w:hyperlink r:id="rId45">
        <w:r>
          <w:rPr>
            <w:color w:val="444444"/>
            <w:sz w:val="17"/>
            <w:u w:val="single"/>
          </w:rPr>
          <w:t>29 USC § 794d and applicable federal accessibility standards</w:t>
        </w:r>
      </w:hyperlink>
    </w:p>
    <w:p>
      <w:r>
        <w:rPr>
          <w:b w:val="0"/>
        </w:rPr>
      </w:r>
      <w:r>
        <w:rPr>
          <w:b/>
        </w:rPr>
        <w:t>Federal agency procuring or using covered information and communication technology:</w:t>
      </w:r>
      <w:r>
        <w:rPr>
          <w:b w:val="0"/>
        </w:rPr>
        <w:t xml:space="preserve"> Meet the applicable Section 508 standards and procurement requirements. </w:t>
      </w:r>
      <w:r>
        <w:rPr>
          <w:b/>
        </w:rPr>
        <w:t>Provider:</w:t>
      </w:r>
      <w:r>
        <w:rPr>
          <w:b w:val="0"/>
        </w:rPr>
        <w:t xml:space="preserve"> Deliver the accessibility required by the federal solicitation and contract and substantiate conformance claims. Section 508 is not a general rule for every school merely because it receives federal education funding.</w:t>
      </w:r>
    </w:p>
    <w:p>
      <w:pPr>
        <w:pStyle w:val="Heading1"/>
      </w:pPr>
      <w:r>
        <w:t>37 Executed education service and data protection agreements</w:t>
      </w:r>
    </w:p>
    <w:p>
      <w:pPr>
        <w:keepNext/>
        <w:widowControl/>
        <w:rPr>
          <w:ins w:id="75" w:author="Gradias Research Review" w:date="2026-10-10T12:00:00Z"/>
        </w:rPr>
      </w:pPr>
      <w:ins w:id="76" w:author="Gradias Research Review" w:date="2026-10-10T12:00:00Z">
        <w:r>
          <w:rPr>
            <w:b/>
          </w:rPr>
          <w:t xml:space="preserve">Instrument type: Contractual terms — binding only if actually executed/incorporated; no executed institution-specific agreement supplied.</w:t>
        </w:r>
      </w:ins>
    </w:p>
    <w:p>
      <w:pPr>
        <w:keepNext/>
        <w:spacing w:after="80" w:line="240" w:lineRule="auto"/>
      </w:pPr>
      <w:r>
        <w:rPr>
          <w:color w:val="444444"/>
          <w:sz w:val="17"/>
        </w:rPr>
        <w:t>The institution’s signed service agreement, data privacy agreement and incorporated district policies</w:t>
      </w:r>
    </w:p>
    <w:p>
      <w:r>
        <w:rPr>
          <w:b w:val="0"/>
        </w:rPr>
      </w:r>
      <w:r>
        <w:rPr>
          <w:b/>
        </w:rPr>
        <w:t>Provider and institution:</w:t>
      </w:r>
      <w:r>
        <w:rPr>
          <w:b w:val="0"/>
        </w:rPr>
        <w:t xml:space="preserve"> Meet the actual contractual limits on purposes, data, recipients, security, subprocessors, retention, breach notification, audit, intellectual property and permitted AI use. If an SDPC National Data Privacy Agreement is executed, apply the agreed version, schedules and state addenda. A model form has no binding effect until adopted by the relevant parties. </w:t>
      </w:r>
      <w:r>
        <w:rPr>
          <w:b/>
        </w:rPr>
        <w:t>Teacher:</w:t>
      </w:r>
      <w:r>
        <w:rPr>
          <w:b w:val="0"/>
        </w:rPr>
        <w:t xml:space="preserve"> Use the service only within the institution’s authority and applicable assessment policy; a vendor’s standard terms do not override that policy.</w:t>
      </w:r>
      <w:r>
        <w:rPr>
          <w:b w:val="0"/>
        </w:rPr>
        <w:t xml:space="preserve"> Use provider standard terms only where valid institutional acceptance and the applicable statutory and contracting requirements are satisfied. An authorised representative can accept electronically where those requirements permit it; mere registration or use by an unauthorised teacher does not establish a compliant institutional agreement.</w:t>
      </w:r>
    </w:p>
    <w:p>
      <w:pPr>
        <w:pStyle w:val="Heading1"/>
        <w:keepNext/>
        <w:widowControl/>
        <w:rPr>
          <w:ins w:id="79" w:author="Gradias Research Review" w:date="2026-10-10T12:00:00Z"/>
        </w:rPr>
      </w:pPr>
      <w:ins w:id="80" w:author="Gradias Research Review" w:date="2026-10-10T12:00:00Z">
        <w:r>
          <w:t xml:space="preserve">Review notes and source scope</w:t>
        </w:r>
      </w:ins>
    </w:p>
    <w:p>
      <w:pPr>
        <w:widowControl/>
        <w:rPr>
          <w:ins w:id="81" w:author="Gradias Research Review" w:date="2026-10-10T12:00:00Z"/>
        </w:rPr>
      </w:pPr>
      <w:ins w:id="82" w:author="Gradias Research Review" w:date="2026-10-10T12:00:00Z">
        <w:r>
          <w:t xml:space="preserve">The matrix separates FERPA, COPPA, Section 504, IDEA and ADA legislation from their principal implementing regulations. A Yes means the specified requirement appears in that instrument, within its scope and effective date; it does not mean that every teacher upload triggers it. FERPA’s studies agreement must not be confused with a universal written-contract obligation under the school-official exception. COPPA’s under-13 online-collection trigger is not established merely because an adult teacher uploads a child’s work.</w:t>
        </w:r>
      </w:ins>
    </w:p>
    <w:p>
      <w:pPr>
        <w:widowControl/>
        <w:rPr>
          <w:ins w:id="83" w:author="Gradias Research Review" w:date="2026-10-10T12:00:00Z"/>
        </w:rPr>
      </w:pPr>
      <w:ins w:id="84" w:author="Gradias Research Review" w:date="2026-10-10T12:00:00Z">
        <w:r>
          <w:t xml:space="preserve">Current timing retained after review: the amended COPPA Rule’s general compliance date was 22 April 2026; the ADA Title II web-rule deadlines were extended to 26 April 2027 and 26 April 2028 for the applicable entity categories; California’s ADMT duties and Colorado SB26-189 duties begin 1 January 2027. Oklahoma’s substantive restrictions apply from 1 July 2026, with a later district-policy deadline before the 2027–28 school year. A future duty is labelled in the matrix and must not be represented as already enforceable.</w:t>
        </w:r>
      </w:ins>
    </w:p>
    <w:p>
      <w:pPr>
        <w:widowControl/>
        <w:rPr>
          <w:ins w:id="85" w:author="Gradias Research Review" w:date="2026-10-10T12:00:00Z"/>
        </w:rPr>
      </w:pPr>
      <w:ins w:id="86" w:author="Gradias Research Review" w:date="2026-10-10T12:00:00Z">
        <w:r>
          <w:t xml:space="preserve">No executed school-specific service agreement or DPA was supplied. Section 37 therefore states conditional contract requirements, not verified obligations of a particular Gradias customer. Model SDPC terms and vendor website assertions do not prove execution, institutional authority or operational compliance. The source register distinguishes current primary sources, historical drafts and unverified product assertions.</w:t>
        </w:r>
      </w:ins>
    </w:p>
    <w:p>
      <w:pPr>
        <w:widowControl/>
        <w:rPr>
          <w:ins w:id="87" w:author="Gradias Research Review" w:date="2026-10-10T12:00:00Z"/>
        </w:rPr>
      </w:pPr>
      <w:hyperlink r:id="rIdReview89">
        <w:ins w:id="88" w:author="Gradias Research Review" w:date="2026-10-10T12:00:00Z">
          <w:r>
            <w:rPr>
              <w:rStyle w:val="Hyperlink"/>
            </w:rPr>
            <w:t xml:space="preserve">Requirement matrix, source register and effective-date notes</w:t>
          </w:r>
        </w:ins>
      </w:hyperlink>
    </w:p>
    <w:sectPr w:rsidR="00FC693F" w:rsidRPr="0006063C" w:rsidSect="00034616">
      <w:footerReference w:type="default" r:id="rId46"/>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revisionView w:markup="true" w:insDel="true" w:formatting="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U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tudentprivacy.ed.gov/ferpa" TargetMode="External"/><Relationship Id="rId10" Type="http://schemas.openxmlformats.org/officeDocument/2006/relationships/hyperlink" Target="https://www.ftc.gov/legal-library/browse/rules/childrens-online-privacy-protection-rule-coppa" TargetMode="External"/><Relationship Id="rId11" Type="http://schemas.openxmlformats.org/officeDocument/2006/relationships/hyperlink" Target="https://www.ftc.gov/business-guidance/resources/complying-coppa-frequently-asked-questions" TargetMode="External"/><Relationship Id="rId12" Type="http://schemas.openxmlformats.org/officeDocument/2006/relationships/hyperlink" Target="https://studentprivacy.ed.gov/ppra" TargetMode="External"/><Relationship Id="rId13" Type="http://schemas.openxmlformats.org/officeDocument/2006/relationships/hyperlink" Target="https://www.justice.gov/crt/fcs/TitleVI" TargetMode="External"/><Relationship Id="rId14" Type="http://schemas.openxmlformats.org/officeDocument/2006/relationships/hyperlink" Target="https://www.ed.gov/laws-and-policy/civil-rights-laws/title-ix-and-sex-discrimination" TargetMode="External"/><Relationship Id="rId15" Type="http://schemas.openxmlformats.org/officeDocument/2006/relationships/hyperlink" Target="https://www.ed.gov/laws-and-policy/civil-rights-laws/disability-discrimination" TargetMode="External"/><Relationship Id="rId16" Type="http://schemas.openxmlformats.org/officeDocument/2006/relationships/hyperlink" Target="https://sites.ed.gov/idea/regs/b/d" TargetMode="External"/><Relationship Id="rId17" Type="http://schemas.openxmlformats.org/officeDocument/2006/relationships/hyperlink" Target="https://www.ada.gov/resources/2024-03-08-web-rule/" TargetMode="External"/><Relationship Id="rId18" Type="http://schemas.openxmlformats.org/officeDocument/2006/relationships/hyperlink" Target="https://www.ecfr.gov/current/title-34/subtitle-B/chapter-VI/part-600/section-600.2" TargetMode="External"/><Relationship Id="rId19" Type="http://schemas.openxmlformats.org/officeDocument/2006/relationships/hyperlink" Target="https://www.ftc.gov/legal-library/browse/statutes/federal-trade-commission-act" TargetMode="External"/><Relationship Id="rId20" Type="http://schemas.openxmlformats.org/officeDocument/2006/relationships/hyperlink" Target="https://www.copyright.gov/title17/92chap1.html" TargetMode="External"/><Relationship Id="rId21" Type="http://schemas.openxmlformats.org/officeDocument/2006/relationships/hyperlink" Target="https://www.nysenate.gov/legislation/laws/EDN/2-D" TargetMode="External"/><Relationship Id="rId22" Type="http://schemas.openxmlformats.org/officeDocument/2006/relationships/hyperlink" Target="https://www.counsel.nysed.gov/sites/counsel/files/rulesandregs/part-121-terms.pdf" TargetMode="External"/><Relationship Id="rId23" Type="http://schemas.openxmlformats.org/officeDocument/2006/relationships/hyperlink" Target="https://www.cga.ct.gov/current/pub/chap_170.htm#sec_10-234bb" TargetMode="External"/><Relationship Id="rId24" Type="http://schemas.openxmlformats.org/officeDocument/2006/relationships/hyperlink" Target="https://www.ilga.gov/Documents/legislation/ilcs/documents/010500850K15.htm" TargetMode="External"/><Relationship Id="rId25" Type="http://schemas.openxmlformats.org/officeDocument/2006/relationships/hyperlink" Target="https://www.cde.state.co.us/dataprivacyandsecurity/studentdatatransparencyandsecurityact" TargetMode="External"/><Relationship Id="rId26" Type="http://schemas.openxmlformats.org/officeDocument/2006/relationships/hyperlink" Target="https://leginfo.legislature.ca.gov/faces/codes_displaySection.xhtml?sectionNum=22584.&amp;lawCode=BPC" TargetMode="External"/><Relationship Id="rId27" Type="http://schemas.openxmlformats.org/officeDocument/2006/relationships/hyperlink" Target="https://leginfo.legislature.ca.gov/faces/codes_displaySection.xhtml?sectionNum=49073.1.&amp;lawCode=EDC" TargetMode="External"/><Relationship Id="rId28" Type="http://schemas.openxmlformats.org/officeDocument/2006/relationships/hyperlink" Target="https://statutes.capitol.texas.gov/Docs/ED/htm/ED.32.htm" TargetMode="External"/><Relationship Id="rId29" Type="http://schemas.openxmlformats.org/officeDocument/2006/relationships/hyperlink" Target="https://codes.ohio.gov/ohio-revised-code/section-3319.326" TargetMode="External"/><Relationship Id="rId30" Type="http://schemas.openxmlformats.org/officeDocument/2006/relationships/hyperlink" Target="https://codes.ohio.gov/ohio-revised-code/section-3301.24" TargetMode="External"/><Relationship Id="rId31" Type="http://schemas.openxmlformats.org/officeDocument/2006/relationships/hyperlink" Target="https://le.utah.gov/Session/2026/bills/enrolled/HB0055.pdf" TargetMode="External"/><Relationship Id="rId32" Type="http://schemas.openxmlformats.org/officeDocument/2006/relationships/hyperlink" Target="https://app.leg.wa.gov/RCW/default.aspx?cite=28A.604" TargetMode="External"/><Relationship Id="rId33" Type="http://schemas.openxmlformats.org/officeDocument/2006/relationships/hyperlink" Target="https://code.dccouncil.gov/us/dc/council/code/sections/38-831.02" TargetMode="External"/><Relationship Id="rId34" Type="http://schemas.openxmlformats.org/officeDocument/2006/relationships/hyperlink" Target="https://leginfo.legislature.ca.gov/faces/codes_displayText.xhtml?division=3.&amp;part=4.&amp;lawCode=CIV&amp;title=1.81.5" TargetMode="External"/><Relationship Id="rId35" Type="http://schemas.openxmlformats.org/officeDocument/2006/relationships/hyperlink" Target="https://cppa.ca.gov/regulations/pdf/ccpa_updates_cyber_risk_admt_appr_text.pdf" TargetMode="External"/><Relationship Id="rId36" Type="http://schemas.openxmlformats.org/officeDocument/2006/relationships/hyperlink" Target="https://www.leg.colorado.gov/bills/SB26-189" TargetMode="External"/><Relationship Id="rId37" Type="http://schemas.openxmlformats.org/officeDocument/2006/relationships/hyperlink" Target="https://www.oklegislature.gov/cf_pdf/2025-26%20ENR/SB/SB1734%20ENR.PDF" TargetMode="External"/><Relationship Id="rId38" Type="http://schemas.openxmlformats.org/officeDocument/2006/relationships/hyperlink" Target="https://www.ilga.gov/legislation/ilcs/ilcs3.asp?ActID=3004&amp;ChapterID=57" TargetMode="External"/><Relationship Id="rId39" Type="http://schemas.openxmlformats.org/officeDocument/2006/relationships/hyperlink" Target="https://statutes.capitol.texas.gov/Docs/BC/htm/BC.503.htm" TargetMode="External"/><Relationship Id="rId40" Type="http://schemas.openxmlformats.org/officeDocument/2006/relationships/hyperlink" Target="https://coag.gov/resources/colorado-privacy-act/" TargetMode="External"/><Relationship Id="rId41" Type="http://schemas.openxmlformats.org/officeDocument/2006/relationships/hyperlink" Target="https://www.cga.ct.gov/2026/sup/chap_743jj.htm" TargetMode="External"/><Relationship Id="rId42" Type="http://schemas.openxmlformats.org/officeDocument/2006/relationships/hyperlink" Target="https://www.revisor.mn.gov/statutes/cite/325M/full" TargetMode="External"/><Relationship Id="rId43" Type="http://schemas.openxmlformats.org/officeDocument/2006/relationships/hyperlink" Target="https://pub.njleg.state.nj.us/Bills/2022/PL23/266_.HTM" TargetMode="External"/><Relationship Id="rId44" Type="http://schemas.openxmlformats.org/officeDocument/2006/relationships/hyperlink" Target="https://legis.la.gov/legis/Law.aspx?d=920124" TargetMode="External"/><Relationship Id="rId45" Type="http://schemas.openxmlformats.org/officeDocument/2006/relationships/hyperlink" Target="https://www.section508.gov/manage/laws-and-policies/" TargetMode="External"/><Relationship Id="rId46" Type="http://schemas.openxmlformats.org/officeDocument/2006/relationships/footer" Target="footer1.xml"/><Relationship Id="rIdReview89" Type="http://schemas.openxmlformats.org/officeDocument/2006/relationships/hyperlink" Target="https://docs.google.com/spreadsheets/d/1jVB6Dcik_MhlS_Dl7jsFdsAC_C1BRRIybylgjxlZ2p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requirements for AI assisted exam grading in the United States</dc:title>
  <dc:subject>Country-specific legal norms and requirements</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