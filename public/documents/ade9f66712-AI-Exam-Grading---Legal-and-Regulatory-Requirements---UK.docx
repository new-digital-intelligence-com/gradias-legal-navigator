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Legal requirements for AI assisted exam grading in the United Kingdom</w:t>
      </w:r>
    </w:p>
    <w:p>
      <w:pPr>
        <w:pStyle w:val="Subtitle"/>
      </w:pPr>
      <w:del w:id="1" w:author="Gradias Research Review" w:date="2026-10-10T12:00:00Z">
        <w:r>
          <w:delText xml:space="preserve">As of 12 September 2026</w:delText>
        </w:r>
      </w:del>
      <w:ins w:id="2" w:author="Gradias Research Review" w:date="2026-10-10T12:00:00Z">
        <w:r>
          <w:t xml:space="preserve">Reviewed 10 October 2026 | Changes tracked</w:t>
        </w:r>
      </w:ins>
    </w:p>
    <w:p>
      <w:pPr>
        <w:widowControl/>
        <w:rPr>
          <w:ins w:id="37" w:author="Gradias Research Review" w:date="2026-10-10T12:00:00Z"/>
        </w:rPr>
      </w:pPr>
      <w:ins w:id="38" w:author="Gradias Research Review" w:date="2026-10-10T12:00:00Z">
        <w:r>
          <w:t xml:space="preserve">Classification: National Law, Regulation, Recommendation, regulatory condition and contractual rule describe different legal effects. A statutory code is not a separate Act; qualification conditions and centre contracts apply to their own regulated or agreed scope. EU law retained as UK domestic law is not labelled International Law. No municipal Local Law or international treaty is relied on as a separate source here.</w:t>
        </w:r>
      </w:ins>
    </w:p>
    <w:p>
      <w:pPr>
        <w:pStyle w:val="Heading1"/>
      </w:pPr>
      <w:r>
        <w:t>1 United Kingdom General Data Protection Regulation</w:t>
      </w:r>
    </w:p>
    <w:p>
      <w:pPr>
        <w:keepNext/>
        <w:widowControl/>
        <w:rPr>
          <w:ins w:id="3" w:author="Gradias Research Review" w:date="2026-10-10T12:00:00Z"/>
        </w:rPr>
      </w:pPr>
      <w:ins w:id="4" w:author="Gradias Research Review" w:date="2026-10-10T12:00:00Z">
        <w:r>
          <w:rPr>
            <w:b/>
          </w:rPr>
          <w:t xml:space="preserve">Instrument type: Regulation — UK domestic law; National Law — DUAA 2025 amending legislation.</w:t>
        </w:r>
      </w:ins>
    </w:p>
    <w:p>
      <w:pPr>
        <w:keepNext/>
        <w:spacing w:after="80" w:line="240" w:lineRule="auto"/>
      </w:pPr>
      <w:hyperlink r:id="rId9">
        <w:r>
          <w:rPr>
            <w:color w:val="444444"/>
            <w:sz w:val="17"/>
            <w:u w:val="single"/>
          </w:rPr>
          <w:t>UK GDPR, especially Articles 4–9, 12–22D, 24–39 and Chapter V</w:t>
        </w:r>
      </w:hyperlink>
    </w:p>
    <w:p>
      <w:pPr>
        <w:keepNext/>
        <w:spacing w:after="80" w:line="240" w:lineRule="auto"/>
      </w:pPr>
      <w:hyperlink r:id="rId10">
        <w:r>
          <w:rPr>
            <w:color w:val="444444"/>
            <w:sz w:val="17"/>
            <w:u w:val="single"/>
          </w:rPr>
          <w:t>Data (Use and Access) Act 2025, sections 80 and 81</w:t>
        </w:r>
      </w:hyperlink>
    </w:p>
    <w:p>
      <w:r>
        <w:rPr>
          <w:b w:val="0"/>
        </w:rPr>
      </w:r>
      <w:r>
        <w:rPr>
          <w:b/>
        </w:rPr>
        <w:t>School, trust, local authority or university acting as controller – Articles 5, 6 and 24:</w:t>
      </w:r>
      <w:r>
        <w:rPr>
          <w:b w:val="0"/>
        </w:rPr>
        <w:t xml:space="preserve"> Identify and record the actual purpose, data, users, recipients and lawful basis before using the service. A public-task basis must be supported by the institution’s legal functions and the processing must be necessary for that task. Do not assume consent is needed for every grading activity or valid merely because a parent signed a form. Consent, where used, must be informed, specific, freely given and withdrawable.</w:t>
      </w:r>
    </w:p>
    <w:p>
      <w:r>
        <w:rPr>
          <w:b w:val="0"/>
        </w:rPr>
      </w:r>
      <w:r>
        <w:rPr>
          <w:b/>
        </w:rPr>
        <w:t>Institution and provider – Articles 4 and 5:</w:t>
      </w:r>
      <w:r>
        <w:rPr>
          <w:b w:val="0"/>
        </w:rPr>
        <w:t xml:space="preserve"> Treat identifiable scripts, comments, marks, linked feedback and inferred student information as personal data. Minimise identifiers before upload and separate re-identification keys. Pseudonymisation reduces exposure but does not automatically remove the UK GDPR. Handwriting recognition is not, by itself, biometric processing for unique identification.</w:t>
      </w:r>
    </w:p>
    <w:p>
      <w:r>
        <w:rPr>
          <w:b/>
        </w:rPr>
        <w:t xml:space="preserve">Institution and teacher – Articles 5, 6 and 29 and recital 26: </w:t>
      </w:r>
      <w:r>
        <w:rPr>
          <w:b w:val="0"/>
        </w:rPr>
        <w:t>Access, copy and anonymise original scripts for an external trial only under a lawful basis and within the controller’s instructions. Existing authority can cover this; authority to mark does not automatically permit product-development trials. Subsequent processing of genuinely anonymous inputs falls outside UK GDPR, including its Article 28 requirement for those inputs. Assess account details and other personal data separately. Continue to follow confidentiality, copyright and applicable employment or IT rules; a free trial does not replace approval required under those rules.</w:t>
      </w:r>
    </w:p>
    <w:p>
      <w:r>
        <w:rPr>
          <w:b w:val="0"/>
        </w:rPr>
      </w:r>
      <w:r>
        <w:rPr>
          <w:b/>
        </w:rPr>
        <w:t>Institution and provider – Article 9:</w:t>
      </w:r>
      <w:r>
        <w:rPr>
          <w:b w:val="0"/>
        </w:rPr>
        <w:t xml:space="preserve"> Identify an Article 9 condition in addition to an Article 6 basis before processing special-category information such as health, religion or racial or ethnic origin. Apply the relevant Data Protection Act Schedule 1 requirements where that condition requires them. Remove unnecessary sensitive content; implementing an assessment accommodation does not automatically require sending a diagnosis to the vendor.</w:t>
      </w:r>
    </w:p>
    <w:p>
      <w:r>
        <w:rPr>
          <w:b w:val="0"/>
        </w:rPr>
      </w:r>
      <w:r>
        <w:rPr>
          <w:b/>
        </w:rPr>
        <w:t>Institution and processor – Article 28(3) and (9):</w:t>
      </w:r>
      <w:r>
        <w:rPr>
          <w:b w:val="0"/>
        </w:rPr>
        <w:t xml:space="preserve"> Before processing starts, put in place a binding written processing agreement, including electronic form, or another qualifying legal act, covering subject matter, duration, nature and purpose, data types, affected people and controller rights. Include documented instructions, confidentiality, security, subcontracting controls, assistance with individual rights and Articles 32–36, deletion or return at the end of services and audit or compliance-information rights. The processor must flag instructions it considers unlawful.</w:t>
      </w:r>
      <w:r>
        <w:rPr>
          <w:b w:val="0"/>
        </w:rPr>
        <w:t xml:space="preserve"> Provider standard terms can suffice if they include all required terms and bind the institution. Electronic acceptance must be validly given by a representative with authority to bind it. Mere use or an unauthorised teacher’s personal registration does not suffice; an existing agreement can already cover authorised teachers.</w:t>
      </w:r>
    </w:p>
    <w:p>
      <w:r>
        <w:rPr>
          <w:b w:val="0"/>
        </w:rPr>
      </w:r>
      <w:r>
        <w:rPr>
          <w:b/>
        </w:rPr>
        <w:t>Provider – Articles 28(2), (4), (9) and 29:</w:t>
      </w:r>
      <w:r>
        <w:rPr>
          <w:b w:val="0"/>
        </w:rPr>
        <w:t xml:space="preserve"> Process only on documented instructions. Obtain prior specific or general written authorisation for subprocessors, notify proposed changes where authorisation is general and permit objections. Before subprocessing starts, impose equivalent duties on hosting, OCR and model suppliers through binding written terms, including electronic form, or another qualifying legal act and remain responsible to the controller for their performance. Teachers must use the service within the controller’s authorised arrangements; delegated authority must be real.</w:t>
      </w:r>
    </w:p>
    <w:p>
      <w:r>
        <w:rPr>
          <w:b w:val="0"/>
        </w:rPr>
      </w:r>
      <w:r>
        <w:rPr>
          <w:b/>
        </w:rPr>
        <w:t>Provider using scripts for its own purposes – Articles 5, 6, 9 and 28(10):</w:t>
      </w:r>
      <w:r>
        <w:rPr>
          <w:b w:val="0"/>
        </w:rPr>
        <w:t xml:space="preserve"> Establish its own controller compliance for independent model training or reuse. Assess lawful basis, purpose compatibility, transparency and sensitive-data conditions. Contract wording that calls the provider a processor does not remove controller duties when it determines its own purposes and means. A school-service contract does not authorise arbitrary reuse for other customers.</w:t>
      </w:r>
    </w:p>
    <w:p>
      <w:r>
        <w:rPr>
          <w:b w:val="0"/>
        </w:rPr>
      </w:r>
      <w:r>
        <w:rPr>
          <w:b/>
        </w:rPr>
        <w:t>Institution and provider – Articles 25 and 32:</w:t>
      </w:r>
      <w:r>
        <w:rPr>
          <w:b w:val="0"/>
        </w:rPr>
        <w:t xml:space="preserve"> Implement protection appropriate to the actual risks: necessary access only, tenant separation, protection in transit and storage, recoverability, regular effectiveness testing and secure deletion. Cover uploaded files, intermediate OCR text, prompts, outputs, logs and backups. Prevent avoidable disclosure in support access or analytics. These provisions require effective controls without prescribing one universal hosting location or interface design.</w:t>
      </w:r>
    </w:p>
    <w:p>
      <w:r>
        <w:rPr>
          <w:b w:val="0"/>
        </w:rPr>
      </w:r>
      <w:r>
        <w:rPr>
          <w:b/>
        </w:rPr>
        <w:t>Institution – Article 25(1A)–(1B):</w:t>
      </w:r>
      <w:r>
        <w:rPr>
          <w:b w:val="0"/>
        </w:rPr>
        <w:t xml:space="preserve"> Where acting as controller for an information society service likely to be accessed by children, take account of children’s higher protection matters in design and operation, including age, development, support and children’s reduced awareness of risks and rights. This specific trigger is not automatically met by a service accessed only by teachers. General Article 25 duties still apply to processing children’s data, and students under 18 can also attend higher education.</w:t>
      </w:r>
    </w:p>
    <w:p>
      <w:r>
        <w:rPr>
          <w:b w:val="0"/>
        </w:rPr>
      </w:r>
      <w:r>
        <w:rPr>
          <w:b/>
        </w:rPr>
        <w:t>Institution – Articles 5, 12–21:</w:t>
      </w:r>
      <w:r>
        <w:rPr>
          <w:b w:val="0"/>
        </w:rPr>
        <w:t xml:space="preserve"> Give accessible privacy information covering the controller, purposes, basis, recipients, transfers, retention and rights. Enable access, correction, restriction, deletion and objection where applicable. Generally respond within one month, subject to the lawful timing adjustments and exemptions. Maintain accuracy of identities, transcriptions and recorded information; a disagreement with an honestly recorded academic judgment does not by itself entitle the student to a higher mark. Set justified retention periods that account for examination, appeal and recordkeeping requirements.</w:t>
      </w:r>
    </w:p>
    <w:p>
      <w:r>
        <w:rPr>
          <w:b w:val="0"/>
        </w:rPr>
      </w:r>
      <w:r>
        <w:rPr>
          <w:b/>
        </w:rPr>
        <w:t>Institution – Articles 22A and 22C:</w:t>
      </w:r>
      <w:r>
        <w:rPr>
          <w:b w:val="0"/>
        </w:rPr>
        <w:t xml:space="preserve"> Since 5 February 2026, a solely automated significant decision involving ordinary personal data can be made under a valid lawful basis, with the required safeguards. Give information about the decision, enable representations, provide human intervention and allow the person to contest it. A significant decision has legal or similarly significant effects. To remain outside the solely automated category, ensure meaningful human involvement before the decision takes effect, with actual analysis and authority to change it. Rubber-stamping does not suffice.</w:t>
      </w:r>
    </w:p>
    <w:p>
      <w:r>
        <w:rPr>
          <w:b w:val="0"/>
        </w:rPr>
      </w:r>
      <w:r>
        <w:rPr>
          <w:b/>
        </w:rPr>
        <w:t>Institution – Article 22B:</w:t>
      </w:r>
      <w:r>
        <w:rPr>
          <w:b w:val="0"/>
        </w:rPr>
        <w:t xml:space="preserve"> A solely automated significant decision based wholly or partly on special-category data is restricted. It requires either processing entirely covered by the individual’s explicit consent, or the statutory alternative combining contractual necessity or legal authorisation with the required substantial-public-interest condition and safeguards. Identify the precise route before using it; ordinary public-task processing does not by itself satisfy Article 22B. Article 22C safeguards remain necessary where the automated decision is permitted.</w:t>
      </w:r>
    </w:p>
    <w:p>
      <w:r>
        <w:rPr>
          <w:b w:val="0"/>
        </w:rPr>
      </w:r>
      <w:r>
        <w:rPr>
          <w:b/>
        </w:rPr>
        <w:t>Institution – Articles 35 and 36:</w:t>
      </w:r>
      <w:r>
        <w:rPr>
          <w:b w:val="0"/>
        </w:rPr>
        <w:t xml:space="preserve"> Complete a DPIA before processing likely to create high risks to people, including qualifying systematic, extensive automated evaluation leading to significant decisions. Describe processing, necessity, proportionality, risks and safeguards; seek DPO advice where one is designated. Assess risks to students, not only institutional risks. Update after material changes. Consult the ICO before starting if high residual risks cannot be adequately mitigated. The processor must provide the information and assistance needed.</w:t>
      </w:r>
    </w:p>
    <w:p>
      <w:r>
        <w:rPr>
          <w:b w:val="0"/>
        </w:rPr>
      </w:r>
      <w:r>
        <w:rPr>
          <w:b/>
        </w:rPr>
        <w:t>Institution and provider – Articles 30 and 37:</w:t>
      </w:r>
      <w:r>
        <w:rPr>
          <w:b w:val="0"/>
        </w:rPr>
        <w:t xml:space="preserve"> Maintain the applicable processing records. The under-250-person exception is limited and does not cover regular or relevant high-risk processing. Public bodies must designate a DPO; other organisations must do so where the statutory triggers are met, including relevant large-scale monitoring or sensitive-data processing as core activities.</w:t>
      </w:r>
    </w:p>
    <w:p>
      <w:r>
        <w:rPr>
          <w:b w:val="0"/>
        </w:rPr>
      </w:r>
      <w:r>
        <w:rPr>
          <w:b/>
        </w:rPr>
        <w:t>Provider and institution – Articles 33 and 34:</w:t>
      </w:r>
      <w:r>
        <w:rPr>
          <w:b w:val="0"/>
        </w:rPr>
        <w:t xml:space="preserve"> A processor must notify its controller of a personal-data breach without undue delay. The controller must record all breaches, notify the ICO within 72 hours of awareness unless risk to people is unlikely, and notify affected people without undue delay where high risk is likely, subject to the statutory exceptions.</w:t>
      </w:r>
    </w:p>
    <w:p>
      <w:r>
        <w:rPr>
          <w:b w:val="0"/>
        </w:rPr>
      </w:r>
      <w:r>
        <w:rPr>
          <w:b/>
        </w:rPr>
        <w:t>Institution and provider – Chapter V:</w:t>
      </w:r>
      <w:r>
        <w:rPr>
          <w:b w:val="0"/>
        </w:rPr>
        <w:t xml:space="preserve"> Before a restricted international transfer, establish an applicable adequacy route, appropriate safeguards such as the UK IDTA or UK Addendum, or a valid exception. Assess overseas protection and any supplementary measures under the current UK transfer test. Include overseas support and subprocessor access. Do not assume that a contract or UK hosting alone settles all transfer questions.</w:t>
      </w:r>
    </w:p>
    <w:p>
      <w:pPr>
        <w:pStyle w:val="Heading1"/>
      </w:pPr>
      <w:r>
        <w:t>2 Data Protection Act 2018</w:t>
      </w:r>
    </w:p>
    <w:p>
      <w:pPr>
        <w:keepNext/>
        <w:widowControl/>
        <w:rPr>
          <w:ins w:id="5" w:author="Gradias Research Review" w:date="2026-10-10T12:00:00Z"/>
        </w:rPr>
      </w:pPr>
      <w:ins w:id="6" w:author="Gradias Research Review" w:date="2026-10-10T12:00:00Z">
        <w:r>
          <w:rPr>
            <w:b/>
          </w:rPr>
          <w:t xml:space="preserve">Instrument type: National Law.</w:t>
        </w:r>
      </w:ins>
    </w:p>
    <w:p>
      <w:pPr>
        <w:keepNext/>
        <w:spacing w:after="80" w:line="240" w:lineRule="auto"/>
      </w:pPr>
      <w:hyperlink r:id="rId11">
        <w:r>
          <w:rPr>
            <w:color w:val="444444"/>
            <w:sz w:val="17"/>
            <w:u w:val="single"/>
          </w:rPr>
          <w:t>Schedule 1; Schedule 2 Part 4 paragraph 25; section 164A</w:t>
        </w:r>
      </w:hyperlink>
    </w:p>
    <w:p>
      <w:r>
        <w:rPr>
          <w:b w:val="0"/>
        </w:rPr>
      </w:r>
      <w:r>
        <w:rPr>
          <w:b/>
        </w:rPr>
        <w:t>Controller relying on a Schedule 1 condition:</w:t>
      </w:r>
      <w:r>
        <w:rPr>
          <w:b w:val="0"/>
        </w:rPr>
        <w:t xml:space="preserve"> Meet that condition’s necessity, purpose and safeguards requirements. Keep an appropriate policy document and required records where the selected condition requires them; a generic privacy policy is not a substitute.</w:t>
      </w:r>
    </w:p>
    <w:p>
      <w:r>
        <w:rPr>
          <w:b w:val="0"/>
        </w:rPr>
      </w:r>
      <w:r>
        <w:rPr>
          <w:b/>
        </w:rPr>
        <w:t>Institution handling examination requests:</w:t>
      </w:r>
      <w:r>
        <w:rPr>
          <w:b w:val="0"/>
        </w:rPr>
        <w:t xml:space="preserve"> Apply the examination exemption precisely. Information recorded by a candidate in an examination can be exempt from Articles 13–15. Marks and other assessment information are not automatically covered by that script exemption. For a qualifying request made before results are announced, provide results-related information within five months of the request or 40 days after announcement, whichever is earlier. The exemption does not remove automated-decision safeguards or all other data-protection rights.</w:t>
      </w:r>
    </w:p>
    <w:p>
      <w:r>
        <w:rPr>
          <w:b w:val="0"/>
        </w:rPr>
      </w:r>
      <w:r>
        <w:rPr>
          <w:b/>
        </w:rPr>
        <w:t>Controller receiving a data-protection complaint – section 164A:</w:t>
      </w:r>
      <w:r>
        <w:rPr>
          <w:b w:val="0"/>
        </w:rPr>
        <w:t xml:space="preserve"> Provide an accessible means to complain, acknowledge receipt within 30 days, make appropriate enquiries and respond without undue delay, keeping the complainant informed. This concerns an alleged infringement of data-protection rights; not every academic mark dispute is automatically a statutory data-protection complaint. The institution must also operate its applicable academic appeal process.</w:t>
      </w:r>
    </w:p>
    <w:p>
      <w:pPr>
        <w:pStyle w:val="Heading1"/>
      </w:pPr>
      <w:r>
        <w:t>3 Children’s code</w:t>
      </w:r>
    </w:p>
    <w:p>
      <w:pPr>
        <w:keepNext/>
        <w:widowControl/>
        <w:rPr>
          <w:ins w:id="7" w:author="Gradias Research Review" w:date="2026-10-10T12:00:00Z"/>
        </w:rPr>
      </w:pPr>
      <w:ins w:id="8" w:author="Gradias Research Review" w:date="2026-10-10T12:00:00Z">
        <w:r>
          <w:rPr>
            <w:b/>
          </w:rPr>
          <w:t xml:space="preserve">Instrument type: Recommendation — statutory code.</w:t>
        </w:r>
      </w:ins>
    </w:p>
    <w:p>
      <w:pPr>
        <w:keepNext/>
        <w:spacing w:after="80" w:line="240" w:lineRule="auto"/>
      </w:pPr>
      <w:hyperlink r:id="rId12">
        <w:r>
          <w:rPr>
            <w:color w:val="444444"/>
            <w:sz w:val="17"/>
            <w:u w:val="single"/>
          </w:rPr>
          <w:t>DPA 2018 section 123; ICO Age Appropriate Design Code</w:t>
        </w:r>
      </w:hyperlink>
    </w:p>
    <w:p>
      <w:r>
        <w:rPr>
          <w:b w:val="0"/>
        </w:rPr>
      </w:r>
      <w:r>
        <w:rPr>
          <w:b/>
        </w:rPr>
        <w:t>Provider within the code’s scope:</w:t>
      </w:r>
      <w:r>
        <w:rPr>
          <w:b w:val="0"/>
        </w:rPr>
        <w:t xml:space="preserve"> For an information society service likely to be accessed by under-18s, apply the statutory code in meeting data-protection duties. Assess children’s best interests and risks, use high privacy by default, minimise data, give age-appropriate explanations, and apply the code’s restrictions on sharing, profiling, geolocation and nudges. Establish age with confidence proportionate to risk or apply the protections to all users. An adult-only teacher service is not automatically in scope merely because its files concern children.</w:t>
      </w:r>
    </w:p>
    <w:p>
      <w:pPr>
        <w:pStyle w:val="Heading1"/>
      </w:pPr>
      <w:r>
        <w:t>4 Ofqual General Conditions of Recognition</w:t>
      </w:r>
    </w:p>
    <w:p>
      <w:pPr>
        <w:keepNext/>
        <w:widowControl/>
        <w:rPr>
          <w:ins w:id="9" w:author="Gradias Research Review" w:date="2026-10-10T12:00:00Z"/>
        </w:rPr>
      </w:pPr>
      <w:ins w:id="10" w:author="Gradias Research Review" w:date="2026-10-10T12:00:00Z">
        <w:r>
          <w:rPr>
            <w:b/>
          </w:rPr>
          <w:t xml:space="preserve">Instrument type: Regulatory condition — England.</w:t>
        </w:r>
      </w:ins>
    </w:p>
    <w:p>
      <w:pPr>
        <w:keepNext/>
        <w:spacing w:after="80" w:line="240" w:lineRule="auto"/>
      </w:pPr>
      <w:hyperlink r:id="rId13">
        <w:r>
          <w:rPr>
            <w:color w:val="444444"/>
            <w:sz w:val="17"/>
            <w:u w:val="single"/>
          </w:rPr>
          <w:t>Conditions A4, A6, A8, C1, D1, G6, H1, H2 and I1, where applicable</w:t>
        </w:r>
      </w:hyperlink>
    </w:p>
    <w:p>
      <w:pPr>
        <w:keepNext/>
        <w:spacing w:after="80" w:line="240" w:lineRule="auto"/>
      </w:pPr>
      <w:hyperlink r:id="rId14">
        <w:r>
          <w:rPr>
            <w:color w:val="444444"/>
            <w:sz w:val="17"/>
            <w:u w:val="single"/>
          </w:rPr>
          <w:t>Ofqual AI regulatory position, updated 16 July 2026</w:t>
        </w:r>
      </w:hyperlink>
    </w:p>
    <w:p>
      <w:r>
        <w:rPr>
          <w:b w:val="0"/>
        </w:rPr>
      </w:r>
      <w:r>
        <w:rPr>
          <w:b/>
        </w:rPr>
        <w:t>Awarding organisation for an Ofqual-regulated qualification in England:</w:t>
      </w:r>
      <w:r>
        <w:rPr>
          <w:b w:val="0"/>
        </w:rPr>
        <w:t xml:space="preserve"> Maintain valid and reliable assessments, manage risks and conflicts, control third-party delivery and prevent malpractice. Ensure assessors understand the criteria and apply them accurately and consistently. Meet required moderation, reasonable-adjustment and appeal arrangements. Remain responsible when technology suppliers perform services.</w:t>
      </w:r>
    </w:p>
    <w:p>
      <w:r>
        <w:rPr>
          <w:b w:val="0"/>
        </w:rPr>
      </w:r>
      <w:r>
        <w:rPr>
          <w:b/>
        </w:rPr>
        <w:t>Awarding organisation, centre and teacher:</w:t>
      </w:r>
      <w:r>
        <w:rPr>
          <w:b w:val="0"/>
        </w:rPr>
        <w:t xml:space="preserve"> Do not use AI as the sole marker in regulated assessments under Ofqual’s current position. Any assistance or quality assurance must preserve the required human judgment, marking standards and review procedures. Obtain the permissions required by the awarding organisation’s assessment arrangements; ordinary classroom AI approval does not override qualification rules.</w:t>
      </w:r>
    </w:p>
    <w:p>
      <w:pPr>
        <w:pStyle w:val="Heading1"/>
      </w:pPr>
      <w:r>
        <w:t>5 Awarding body and centre assessment agreements</w:t>
      </w:r>
    </w:p>
    <w:p>
      <w:pPr>
        <w:keepNext/>
        <w:widowControl/>
        <w:rPr>
          <w:ins w:id="11" w:author="Gradias Research Review" w:date="2026-10-10T12:00:00Z"/>
        </w:rPr>
      </w:pPr>
      <w:ins w:id="12" w:author="Gradias Research Review" w:date="2026-10-10T12:00:00Z">
        <w:r>
          <w:rPr>
            <w:b/>
          </w:rPr>
          <w:t xml:space="preserve">Instrument type: Contractual / awarding-body rules.</w:t>
        </w:r>
      </w:ins>
    </w:p>
    <w:p>
      <w:pPr>
        <w:keepNext/>
        <w:spacing w:after="80" w:line="240" w:lineRule="auto"/>
      </w:pPr>
      <w:hyperlink r:id="rId15">
        <w:r>
          <w:rPr>
            <w:color w:val="444444"/>
            <w:sz w:val="17"/>
            <w:u w:val="single"/>
          </w:rPr>
          <w:t>JCQ AI Use in Assessments, applicable qualification specifications and centre agreements</w:t>
        </w:r>
      </w:hyperlink>
    </w:p>
    <w:p>
      <w:r>
        <w:rPr>
          <w:b w:val="0"/>
        </w:rPr>
      </w:r>
      <w:r>
        <w:rPr>
          <w:b/>
        </w:rPr>
        <w:t>Centre and teacher subject to those agreements:</w:t>
      </w:r>
      <w:r>
        <w:rPr>
          <w:b w:val="0"/>
        </w:rPr>
        <w:t xml:space="preserve"> Follow the relevant awarding body’s rules on who marks, permitted tools, authentication, security, standardisation, moderation, feedback and review. Where AI may assist marking, retain professional responsibility for the accuracy of the awarded marks and apply the assessment criteria yourself. Do not disclose confidential examination material to an external service contrary to assessment-security terms. These are binding through the relevant assessment arrangements; they are not a freestanding UK-wide statute.</w:t>
      </w:r>
    </w:p>
    <w:p>
      <w:pPr>
        <w:pStyle w:val="Heading1"/>
      </w:pPr>
      <w:r>
        <w:t>6 Qualifications Wales Standard Conditions of Recognition</w:t>
      </w:r>
    </w:p>
    <w:p>
      <w:pPr>
        <w:keepNext/>
        <w:widowControl/>
        <w:rPr>
          <w:ins w:id="13" w:author="Gradias Research Review" w:date="2026-10-10T12:00:00Z"/>
        </w:rPr>
      </w:pPr>
      <w:ins w:id="14" w:author="Gradias Research Review" w:date="2026-10-10T12:00:00Z">
        <w:r>
          <w:rPr>
            <w:b/>
          </w:rPr>
          <w:t xml:space="preserve">Instrument type: Regulatory condition — Wales.</w:t>
        </w:r>
      </w:ins>
    </w:p>
    <w:p>
      <w:pPr>
        <w:keepNext/>
        <w:spacing w:after="80" w:line="240" w:lineRule="auto"/>
      </w:pPr>
      <w:hyperlink r:id="rId16">
        <w:r>
          <w:rPr>
            <w:color w:val="444444"/>
            <w:sz w:val="17"/>
            <w:u w:val="single"/>
          </w:rPr>
          <w:t>Applicable Standard Conditions, including requirements for valid assessment and marking</w:t>
        </w:r>
      </w:hyperlink>
    </w:p>
    <w:p>
      <w:r>
        <w:rPr>
          <w:b w:val="0"/>
        </w:rPr>
      </w:r>
      <w:r>
        <w:rPr>
          <w:b/>
        </w:rPr>
        <w:t>Recognised awarding body and contracted centre in Wales:</w:t>
      </w:r>
      <w:r>
        <w:rPr>
          <w:b w:val="0"/>
        </w:rPr>
        <w:t xml:space="preserve"> Apply the relevant conditions and qualification rules governing validity, reliability, fair marking, moderation, reasonable adjustments, security and appeals. Ensure assessors understand and consistently apply the criteria and remain accountable for third-party services. Use AI only in a way compatible with those conditions and the awarding body’s current rules; England’s regulator does not supply a Wales-wide authorisation.</w:t>
      </w:r>
    </w:p>
    <w:p>
      <w:pPr>
        <w:pStyle w:val="Heading1"/>
      </w:pPr>
      <w:r>
        <w:t>7 Scottish qualification assessment requirements</w:t>
      </w:r>
    </w:p>
    <w:p>
      <w:pPr>
        <w:keepNext/>
        <w:widowControl/>
        <w:rPr>
          <w:ins w:id="15" w:author="Gradias Research Review" w:date="2026-10-10T12:00:00Z"/>
        </w:rPr>
      </w:pPr>
      <w:ins w:id="16" w:author="Gradias Research Review" w:date="2026-10-10T12:00:00Z">
        <w:r>
          <w:rPr>
            <w:b/>
          </w:rPr>
          <w:t xml:space="preserve">Instrument type: Contractual / awarding-body rules.</w:t>
        </w:r>
      </w:ins>
    </w:p>
    <w:p>
      <w:pPr>
        <w:keepNext/>
        <w:spacing w:after="80" w:line="240" w:lineRule="auto"/>
      </w:pPr>
      <w:hyperlink r:id="rId17">
        <w:r>
          <w:rPr>
            <w:color w:val="444444"/>
            <w:sz w:val="17"/>
            <w:u w:val="single"/>
          </w:rPr>
          <w:t>Applicable Qualifications Scotland qualification specifications, assessment and quality-assurance requirements</w:t>
        </w:r>
      </w:hyperlink>
    </w:p>
    <w:p>
      <w:r>
        <w:rPr>
          <w:b w:val="0"/>
        </w:rPr>
      </w:r>
      <w:r>
        <w:rPr>
          <w:b/>
        </w:rPr>
        <w:t>Centre and assessor delivering the relevant Scottish qualification:</w:t>
      </w:r>
      <w:r>
        <w:rPr>
          <w:b w:val="0"/>
        </w:rPr>
        <w:t xml:space="preserve"> Follow the awarding body’s applicable marking and verification instructions, use the prescribed criteria, retain the required assessment evidence and complete internal and external quality assurance. Any AI assistance must remain within those instructions and preserve assessor accountability. Centre approval and general access to a digital platform do not change a qualification’s assessment rules.</w:t>
      </w:r>
    </w:p>
    <w:p>
      <w:pPr>
        <w:pStyle w:val="Heading1"/>
      </w:pPr>
      <w:r>
        <w:t>8 Northern Ireland qualification assessment requirements</w:t>
      </w:r>
    </w:p>
    <w:p>
      <w:pPr>
        <w:keepNext/>
        <w:widowControl/>
        <w:rPr>
          <w:ins w:id="17" w:author="Gradias Research Review" w:date="2026-10-10T12:00:00Z"/>
        </w:rPr>
      </w:pPr>
      <w:ins w:id="18" w:author="Gradias Research Review" w:date="2026-10-10T12:00:00Z">
        <w:r>
          <w:rPr>
            <w:b/>
          </w:rPr>
          <w:t xml:space="preserve">Instrument type: Contractual / awarding-body rules.</w:t>
        </w:r>
      </w:ins>
    </w:p>
    <w:p>
      <w:pPr>
        <w:keepNext/>
        <w:spacing w:after="80" w:line="240" w:lineRule="auto"/>
      </w:pPr>
      <w:hyperlink r:id="rId18">
        <w:r>
          <w:rPr>
            <w:color w:val="444444"/>
            <w:sz w:val="17"/>
            <w:u w:val="single"/>
          </w:rPr>
          <w:t>Applicable CCEA qualification specifications and assessment instructions</w:t>
        </w:r>
      </w:hyperlink>
    </w:p>
    <w:p>
      <w:r>
        <w:rPr>
          <w:b w:val="0"/>
        </w:rPr>
      </w:r>
      <w:r>
        <w:rPr>
          <w:b/>
        </w:rPr>
        <w:t>Centre and assessor delivering the relevant CCEA qualification:</w:t>
      </w:r>
      <w:r>
        <w:rPr>
          <w:b w:val="0"/>
        </w:rPr>
        <w:t xml:space="preserve"> Apply the prescribed marking criteria, teacher annotation, internal standardisation, moderation, authentication and secure handling of assessment material. Obtain any permission required by the awarding body before external processing or an altered marking method. A teacher cannot replace required assessment judgment or centre procedures with an AI-generated score.</w:t>
      </w:r>
    </w:p>
    <w:p>
      <w:pPr>
        <w:pStyle w:val="Heading1"/>
      </w:pPr>
      <w:r>
        <w:t>9 Equality Act 2010</w:t>
      </w:r>
    </w:p>
    <w:p>
      <w:pPr>
        <w:keepNext/>
        <w:widowControl/>
        <w:rPr>
          <w:ins w:id="19" w:author="Gradias Research Review" w:date="2026-10-10T12:00:00Z"/>
        </w:rPr>
      </w:pPr>
      <w:ins w:id="20" w:author="Gradias Research Review" w:date="2026-10-10T12:00:00Z">
        <w:r>
          <w:rPr>
            <w:b/>
          </w:rPr>
          <w:t xml:space="preserve">Instrument type: National Law — Great Britain.</w:t>
        </w:r>
      </w:ins>
    </w:p>
    <w:p>
      <w:pPr>
        <w:keepNext/>
        <w:spacing w:after="80" w:line="240" w:lineRule="auto"/>
      </w:pPr>
      <w:hyperlink r:id="rId19">
        <w:r>
          <w:rPr>
            <w:color w:val="444444"/>
            <w:sz w:val="17"/>
            <w:u w:val="single"/>
          </w:rPr>
          <w:t>Sections 13, 19–21, 85, 91 and 149; applicable schedules</w:t>
        </w:r>
      </w:hyperlink>
    </w:p>
    <w:p>
      <w:r>
        <w:rPr>
          <w:b w:val="0"/>
        </w:rPr>
      </w:r>
      <w:r>
        <w:rPr>
          <w:b/>
        </w:rPr>
        <w:t>Covered institution in England, Wales or Scotland:</w:t>
      </w:r>
      <w:r>
        <w:rPr>
          <w:b w:val="0"/>
        </w:rPr>
        <w:t xml:space="preserve"> Do not unlawfully discriminate in assessment. Where a provision or practice creates prohibited indirect disadvantage, it must meet the applicable objective-justification test. Make reasonable adjustments for disabled students, including assessment access and auxiliary aids as required; do not let transcription failures or irrelevant handwriting features defeat those adjustments. The adjustment duty does not generally require changing a genuine competence standard itself.</w:t>
      </w:r>
    </w:p>
    <w:p>
      <w:r>
        <w:rPr>
          <w:b w:val="0"/>
        </w:rPr>
      </w:r>
      <w:r>
        <w:rPr>
          <w:b/>
        </w:rPr>
        <w:t>Public authority or body exercising public functions:</w:t>
      </w:r>
      <w:r>
        <w:rPr>
          <w:b w:val="0"/>
        </w:rPr>
        <w:t xml:space="preserve"> Give due regard to eliminating unlawful discrimination, advancing equality of opportunity and fostering good relations when deciding how to use AI. Consider the actual evidence and affected groups at the decision stage. The Act does not prescribe a particular vendor dashboard or a fixed accuracy threshold. The Equality Act is not the general equality statute for Northern Ireland.</w:t>
      </w:r>
    </w:p>
    <w:p>
      <w:pPr>
        <w:pStyle w:val="Heading1"/>
      </w:pPr>
      <w:r>
        <w:t>10 Northern Ireland disability discrimination law</w:t>
      </w:r>
    </w:p>
    <w:p>
      <w:pPr>
        <w:keepNext/>
        <w:widowControl/>
        <w:rPr>
          <w:ins w:id="21" w:author="Gradias Research Review" w:date="2026-10-10T12:00:00Z"/>
        </w:rPr>
      </w:pPr>
      <w:ins w:id="22" w:author="Gradias Research Review" w:date="2026-10-10T12:00:00Z">
        <w:r>
          <w:rPr>
            <w:b/>
          </w:rPr>
          <w:t xml:space="preserve">Instrument type: National Law — Northern Ireland application; Regulation / statutory order — SENDO (NI) 2005 amending provisions.</w:t>
        </w:r>
      </w:ins>
    </w:p>
    <w:p>
      <w:pPr>
        <w:keepNext/>
        <w:spacing w:after="80" w:line="240" w:lineRule="auto"/>
      </w:pPr>
      <w:hyperlink r:id="rId20">
        <w:r>
          <w:rPr>
            <w:color w:val="444444"/>
            <w:sz w:val="17"/>
            <w:u w:val="single"/>
          </w:rPr>
          <w:t>Disability Discrimination Act 1995 as amended by the Special Educational Needs and Disability (Northern Ireland) Order 2005</w:t>
        </w:r>
      </w:hyperlink>
    </w:p>
    <w:p>
      <w:r>
        <w:rPr>
          <w:b w:val="0"/>
        </w:rPr>
      </w:r>
      <w:r>
        <w:rPr>
          <w:b/>
        </w:rPr>
        <w:t>Covered education provider in Northern Ireland:</w:t>
      </w:r>
      <w:r>
        <w:rPr>
          <w:b w:val="0"/>
        </w:rPr>
        <w:t xml:space="preserve"> Avoid unlawful disability discrimination and make the reasonable adjustments required for the relevant educational setting. Implement approved assessment accommodations and accessible alternatives. Ensure AI-assisted processing does not disadvantage a student because of disability or substitute recognition errors for assessment of the intended skill.</w:t>
      </w:r>
    </w:p>
    <w:p>
      <w:pPr>
        <w:pStyle w:val="Heading1"/>
      </w:pPr>
      <w:r>
        <w:t>11 Northern Ireland Act 1998</w:t>
      </w:r>
    </w:p>
    <w:p>
      <w:pPr>
        <w:keepNext/>
        <w:widowControl/>
        <w:rPr>
          <w:ins w:id="23" w:author="Gradias Research Review" w:date="2026-10-10T12:00:00Z"/>
        </w:rPr>
      </w:pPr>
      <w:ins w:id="24" w:author="Gradias Research Review" w:date="2026-10-10T12:00:00Z">
        <w:r>
          <w:rPr>
            <w:b/>
          </w:rPr>
          <w:t xml:space="preserve">Instrument type: National Law — Northern Ireland.</w:t>
        </w:r>
      </w:ins>
    </w:p>
    <w:p>
      <w:pPr>
        <w:keepNext/>
        <w:spacing w:after="80" w:line="240" w:lineRule="auto"/>
      </w:pPr>
      <w:hyperlink r:id="rId21">
        <w:r>
          <w:rPr>
            <w:color w:val="444444"/>
            <w:sz w:val="17"/>
            <w:u w:val="single"/>
          </w:rPr>
          <w:t>Section 75</w:t>
        </w:r>
      </w:hyperlink>
    </w:p>
    <w:p>
      <w:r>
        <w:rPr>
          <w:b w:val="0"/>
        </w:rPr>
      </w:r>
      <w:r>
        <w:rPr>
          <w:b/>
        </w:rPr>
        <w:t>Designated public authority in Northern Ireland:</w:t>
      </w:r>
      <w:r>
        <w:rPr>
          <w:b w:val="0"/>
        </w:rPr>
        <w:t xml:space="preserve"> In carrying out its functions, comply with the statutory equality-of-opportunity and good-relations duties and its approved equality scheme. Apply the required screening and, where indicated, equality impact assessment to the relevant AI assessment policy. An individual school or private vendor is not automatically a designated authority.</w:t>
      </w:r>
    </w:p>
    <w:p>
      <w:pPr>
        <w:pStyle w:val="Heading1"/>
      </w:pPr>
      <w:r>
        <w:t>12 Office for Students condition B4</w:t>
      </w:r>
    </w:p>
    <w:p>
      <w:pPr>
        <w:keepNext/>
        <w:widowControl/>
        <w:rPr>
          <w:ins w:id="25" w:author="Gradias Research Review" w:date="2026-10-10T12:00:00Z"/>
        </w:rPr>
      </w:pPr>
      <w:ins w:id="26" w:author="Gradias Research Review" w:date="2026-10-10T12:00:00Z">
        <w:r>
          <w:rPr>
            <w:b/>
          </w:rPr>
          <w:t xml:space="preserve">Instrument type: Regulatory condition — England.</w:t>
        </w:r>
      </w:ins>
    </w:p>
    <w:p>
      <w:pPr>
        <w:keepNext/>
        <w:spacing w:after="80" w:line="240" w:lineRule="auto"/>
      </w:pPr>
      <w:hyperlink r:id="rId22">
        <w:r>
          <w:rPr>
            <w:color w:val="444444"/>
            <w:sz w:val="17"/>
            <w:u w:val="single"/>
          </w:rPr>
          <w:t>Ongoing condition B4 on assessment and awards</w:t>
        </w:r>
      </w:hyperlink>
    </w:p>
    <w:p>
      <w:r>
        <w:rPr>
          <w:b w:val="0"/>
        </w:rPr>
      </w:r>
      <w:r>
        <w:rPr>
          <w:b/>
        </w:rPr>
        <w:t>Registered higher-education provider in England:</w:t>
      </w:r>
      <w:r>
        <w:rPr>
          <w:b w:val="0"/>
        </w:rPr>
        <w:t xml:space="preserve"> Ensure assessment is effective, valid and reliable, awards are credible, and the technical proficiency requirements of condition B4 are met. Maintain academic regulations, standards and appeal procedures when introducing AI assistance. Institutional autonomy does not remove these obligations or data-protection duties.</w:t>
      </w:r>
    </w:p>
    <w:p>
      <w:pPr>
        <w:pStyle w:val="Heading1"/>
      </w:pPr>
      <w:r>
        <w:t>13 Copyright Designs and Patents Act 1988</w:t>
      </w:r>
    </w:p>
    <w:p>
      <w:pPr>
        <w:keepNext/>
        <w:widowControl/>
        <w:rPr>
          <w:ins w:id="27" w:author="Gradias Research Review" w:date="2026-10-10T12:00:00Z"/>
        </w:rPr>
      </w:pPr>
      <w:ins w:id="28" w:author="Gradias Research Review" w:date="2026-10-10T12:00:00Z">
        <w:r>
          <w:rPr>
            <w:b/>
          </w:rPr>
          <w:t xml:space="preserve">Instrument type: National Law.</w:t>
        </w:r>
      </w:ins>
    </w:p>
    <w:p>
      <w:pPr>
        <w:keepNext/>
        <w:spacing w:after="80" w:line="240" w:lineRule="auto"/>
      </w:pPr>
      <w:hyperlink r:id="rId23">
        <w:r>
          <w:rPr>
            <w:color w:val="444444"/>
            <w:sz w:val="17"/>
            <w:u w:val="single"/>
          </w:rPr>
          <w:t>Sections 1, 16–17 and 32</w:t>
        </w:r>
      </w:hyperlink>
    </w:p>
    <w:p>
      <w:r>
        <w:rPr>
          <w:b/>
        </w:rPr>
        <w:t xml:space="preserve">Provider and institution, where protected content is copied: </w:t>
      </w:r>
      <w:r>
        <w:rPr>
          <w:b w:val="0"/>
        </w:rPr>
        <w:t>Ensure that uploading, storing or otherwise reproducing protected student work, questions or mark schemes is covered by a licence or an applicable statutory exception for the actual use by the provider. Copyright does not require a separate approval merely to make an academic judgment. Existing rights can suffice; fresh permission for every script is not automatically required. Do not assume that the institution owns the student’s copyright. Meet the conditions and limits of any educational exception relied on under section 32. Permission for assessment does not automatically extend to independent model training or other reuse.</w:t>
      </w:r>
    </w:p>
    <w:p>
      <w:pPr>
        <w:pStyle w:val="Heading1"/>
      </w:pPr>
      <w:r>
        <w:t>14 Procurement Act 2023</w:t>
      </w:r>
    </w:p>
    <w:p>
      <w:pPr>
        <w:keepNext/>
        <w:widowControl/>
        <w:rPr>
          <w:ins w:id="29" w:author="Gradias Research Review" w:date="2026-10-10T12:00:00Z"/>
        </w:rPr>
      </w:pPr>
      <w:ins w:id="30" w:author="Gradias Research Review" w:date="2026-10-10T12:00:00Z">
        <w:r>
          <w:rPr>
            <w:b/>
          </w:rPr>
          <w:t xml:space="preserve">Instrument type: National Law.</w:t>
        </w:r>
      </w:ins>
    </w:p>
    <w:p>
      <w:pPr>
        <w:keepNext/>
        <w:spacing w:after="80" w:line="240" w:lineRule="auto"/>
      </w:pPr>
      <w:hyperlink r:id="rId24">
        <w:r>
          <w:rPr>
            <w:color w:val="444444"/>
            <w:sz w:val="17"/>
            <w:u w:val="single"/>
          </w:rPr>
          <w:t>Applicable provisions and Schedule 1</w:t>
        </w:r>
      </w:hyperlink>
    </w:p>
    <w:p>
      <w:r>
        <w:rPr>
          <w:b/>
        </w:rPr>
        <w:t xml:space="preserve">Contracting authority purchasing the service, only within the Act’s scope: </w:t>
      </w:r>
      <w:r>
        <w:rPr>
          <w:b w:val="0"/>
        </w:rPr>
        <w:t>Apply these requirements to the acquisition and award of a covered public contract. They do not establish a general requirement for a teacher or professor to obtain permission to grade with software. Determine the total estimated value, including options and extensions, and the applicable procurement route. For a covered procurement, meet the competition, transparency, notice, assessment and conflict requirements, or establish a lawful exception. Do not split contracts to avoid the rules; use frameworks only within their permitted terms. The institution’s status and the actual purchasing arrangement determine applicability. Mere use of an existing service does not itself establish that a new covered procurement is taking place.</w:t>
      </w:r>
    </w:p>
    <w:p>
      <w:pPr>
        <w:pStyle w:val="Heading1"/>
      </w:pPr>
      <w:r>
        <w:t>15 Public Contracts Scotland Regulations 2015</w:t>
      </w:r>
    </w:p>
    <w:p>
      <w:pPr>
        <w:keepNext/>
        <w:widowControl/>
        <w:rPr>
          <w:ins w:id="31" w:author="Gradias Research Review" w:date="2026-10-10T12:00:00Z"/>
        </w:rPr>
      </w:pPr>
      <w:ins w:id="32" w:author="Gradias Research Review" w:date="2026-10-10T12:00:00Z">
        <w:r>
          <w:rPr>
            <w:b/>
          </w:rPr>
          <w:t xml:space="preserve">Instrument type: Regulation — Scotland.</w:t>
        </w:r>
      </w:ins>
    </w:p>
    <w:p>
      <w:pPr>
        <w:keepNext/>
        <w:spacing w:after="80" w:line="240" w:lineRule="auto"/>
      </w:pPr>
      <w:hyperlink r:id="rId25">
        <w:r>
          <w:rPr>
            <w:color w:val="444444"/>
            <w:sz w:val="17"/>
            <w:u w:val="single"/>
          </w:rPr>
          <w:t>Applicable provisions of the Public Contracts (Scotland) Regulations 2015</w:t>
        </w:r>
      </w:hyperlink>
    </w:p>
    <w:p>
      <w:r>
        <w:rPr>
          <w:b/>
        </w:rPr>
        <w:t xml:space="preserve">Scottish contracting authority purchasing a covered service: </w:t>
      </w:r>
      <w:r>
        <w:rPr>
          <w:b w:val="0"/>
        </w:rPr>
        <w:t>Apply the Scottish procurement regime to the acquisition and award of a contract within its scope, including value calculation, the appropriate procedure, equal treatment, transparency and required notices. These are purchasing requirements, not a general permission requirement for academic marking or every individual software user. The Procurement Act 2023 does not replace Scotland’s general devolved procurement regime.</w:t>
      </w:r>
    </w:p>
    <w:p>
      <w:pPr>
        <w:pStyle w:val="Heading1"/>
      </w:pPr>
      <w:r>
        <w:t>16 Privacy and Electronic Communications Regulations</w:t>
      </w:r>
    </w:p>
    <w:p>
      <w:pPr>
        <w:keepNext/>
        <w:widowControl/>
        <w:rPr>
          <w:ins w:id="33" w:author="Gradias Research Review" w:date="2026-10-10T12:00:00Z"/>
        </w:rPr>
      </w:pPr>
      <w:ins w:id="34" w:author="Gradias Research Review" w:date="2026-10-10T12:00:00Z">
        <w:r>
          <w:rPr>
            <w:b/>
          </w:rPr>
          <w:t xml:space="preserve">Instrument type: Regulation.</w:t>
        </w:r>
      </w:ins>
    </w:p>
    <w:p>
      <w:pPr>
        <w:keepNext/>
        <w:spacing w:after="80" w:line="240" w:lineRule="auto"/>
      </w:pPr>
      <w:hyperlink r:id="rId26">
        <w:r>
          <w:rPr>
            <w:color w:val="444444"/>
            <w:sz w:val="17"/>
            <w:u w:val="single"/>
          </w:rPr>
          <w:t>Regulation 6 of the Privacy and Electronic Communications (EC Directive) Regulations 2003, as amended</w:t>
        </w:r>
      </w:hyperlink>
    </w:p>
    <w:p>
      <w:r>
        <w:rPr>
          <w:b w:val="0"/>
        </w:rPr>
      </w:r>
      <w:r>
        <w:rPr>
          <w:b/>
        </w:rPr>
        <w:t>Provider:</w:t>
      </w:r>
      <w:r>
        <w:rPr>
          <w:b w:val="0"/>
        </w:rPr>
        <w:t xml:space="preserve"> Before storing or accessing information on a user’s device, provide the required information and obtain consent unless a current statutory exception applies. Assess cookies, local storage and comparable tracking individually. For any applicable exception introduced by the Data (Use and Access) Act, meet its precise conditions, including information and objection requirements where required.</w:t>
      </w:r>
    </w:p>
    <w:p>
      <w:pPr>
        <w:pStyle w:val="Heading1"/>
      </w:pPr>
      <w:r>
        <w:t>17 Contractually incorporated education product standards</w:t>
      </w:r>
    </w:p>
    <w:p>
      <w:pPr>
        <w:keepNext/>
        <w:widowControl/>
        <w:rPr>
          <w:ins w:id="35" w:author="Gradias Research Review" w:date="2026-10-10T12:00:00Z"/>
        </w:rPr>
      </w:pPr>
      <w:ins w:id="36" w:author="Gradias Research Review" w:date="2026-10-10T12:00:00Z">
        <w:r>
          <w:rPr>
            <w:b/>
          </w:rPr>
          <w:t xml:space="preserve">Instrument type: Recommendation / incorporated contractual standard.</w:t>
        </w:r>
      </w:ins>
    </w:p>
    <w:p>
      <w:pPr>
        <w:keepNext/>
        <w:spacing w:after="80" w:line="240" w:lineRule="auto"/>
      </w:pPr>
      <w:hyperlink r:id="rId27">
        <w:r>
          <w:rPr>
            <w:color w:val="444444"/>
            <w:sz w:val="17"/>
            <w:u w:val="single"/>
          </w:rPr>
          <w:t>Department for Education Generative AI product safety standards, updated 19 January 2026</w:t>
        </w:r>
      </w:hyperlink>
    </w:p>
    <w:p>
      <w:r>
        <w:rPr>
          <w:b w:val="0"/>
        </w:rPr>
      </w:r>
      <w:r>
        <w:rPr>
          <w:b/>
        </w:rPr>
        <w:t>Provider where the customer contract incorporates these standards:</w:t>
      </w:r>
      <w:r>
        <w:rPr>
          <w:b w:val="0"/>
        </w:rPr>
        <w:t xml:space="preserve"> Meet the incorporated requirements for the relevant teacher-facing product, including the applicable data-use restrictions, security, lifecycle impact assessment, testing, transparency about limitations, intellectual-property permissions and reporting arrangements. Supply evidence required by the contract and retest relevant changes. Learner-facing requirements apply where the product has that functionality. These standards do not independently create a general statutory licensing or certification scheme.</w:t>
      </w:r>
    </w:p>
    <w:p>
      <w:pPr>
        <w:pStyle w:val="Heading1"/>
        <w:keepNext/>
        <w:widowControl/>
        <w:rPr>
          <w:ins w:id="39" w:author="Gradias Research Review" w:date="2026-10-10T12:00:00Z"/>
        </w:rPr>
      </w:pPr>
      <w:ins w:id="40" w:author="Gradias Research Review" w:date="2026-10-10T12:00:00Z">
        <w:r>
          <w:t xml:space="preserve">Review notes and source scope</w:t>
        </w:r>
      </w:ins>
    </w:p>
    <w:p>
      <w:pPr>
        <w:widowControl/>
        <w:rPr>
          <w:ins w:id="41" w:author="Gradias Research Review" w:date="2026-10-10T12:00:00Z"/>
        </w:rPr>
      </w:pPr>
      <w:ins w:id="42" w:author="Gradias Research Review" w:date="2026-10-10T12:00:00Z">
        <w:r>
          <w:t xml:space="preserve">The amended UK automated-decision regime must be distinguished from EU GDPR: since 5 February 2026 ordinary-data significant solely automated decisions are permitted with the Article 22C safeguards, while Article 22B restricts qualifying special-category decisions. This does not override Ofqual’s position against AI as the sole marker in its regulated qualifications. The DPA 2018 complaints duty in section 164A applies from 19 June 2026; its 30-day acknowledgement is not a deadline to resolve every academic appeal.</w:t>
        </w:r>
      </w:ins>
    </w:p>
    <w:p>
      <w:pPr>
        <w:widowControl/>
        <w:rPr>
          <w:ins w:id="43" w:author="Gradias Research Review" w:date="2026-10-10T12:00:00Z"/>
        </w:rPr>
      </w:pPr>
      <w:ins w:id="44" w:author="Gradias Research Review" w:date="2026-10-10T12:00:00Z">
        <w:r>
          <w:t xml:space="preserve">The DfE product safety standards are recommendations unless a binding arrangement incorporates them. This review does not establish that any particular institution has incorporated a standard or approved Gradias. Existing contracts, qualification specifications and institutional delegations must be identified for a deployment. Claims in earlier Gradias website drafts about blanket teacher authority, absence of processing contracts or automatic exemption through human sign-off should not be carried into UK terms.</w:t>
        </w:r>
      </w:ins>
    </w:p>
    <w:p>
      <w:pPr>
        <w:widowControl/>
        <w:rPr>
          <w:ins w:id="45" w:author="Gradias Research Review" w:date="2026-10-10T12:00:00Z"/>
        </w:rPr>
      </w:pPr>
      <w:hyperlink r:id="rIdReview47">
        <w:ins w:id="46" w:author="Gradias Research Review" w:date="2026-10-10T12:00:00Z">
          <w:r>
            <w:rPr>
              <w:rStyle w:val="Hyperlink"/>
            </w:rPr>
            <w:t xml:space="preserve">Requirement matrix, source register and effective-date notes</w:t>
          </w:r>
        </w:ins>
      </w:hyperlink>
    </w:p>
    <w:sectPr w:rsidR="00FC693F" w:rsidRPr="0006063C" w:rsidSect="00034616">
      <w:footerReference w:type="default" r:id="rId28"/>
      <w:pgSz w:w="12240" w:h="15840"/>
      <w:pgMar w:top="1051" w:right="1224" w:bottom="1051" w:left="1224"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revisionView w:markup="true" w:insDel="true" w:formatting="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libri" w:hAnsi="Calibri"/>
      <w:b/>
      <w:bCs/>
      <w:color w:val="000000"/>
      <w:sz w:val="26"/>
      <w:szCs w:val="28"/>
      <w:lang w:val="en-GB"/>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lang w:val="en-GB"/>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color w:val="000000"/>
      <w:spacing w:val="5"/>
      <w:kern w:val="28"/>
      <w:sz w:val="40"/>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Calibri" w:hAnsi="Calibri"/>
      <w:i w:val="0"/>
      <w:iCs/>
      <w:color w:val="000000"/>
      <w:spacing w:val="15"/>
      <w:sz w:val="18"/>
      <w:szCs w:val="24"/>
      <w:lang w:val="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egislation.gov.uk/eur/2016/679/contents" TargetMode="External"/><Relationship Id="rId10" Type="http://schemas.openxmlformats.org/officeDocument/2006/relationships/hyperlink" Target="https://www.legislation.gov.uk/ukpga/2025/18/contents" TargetMode="External"/><Relationship Id="rId11" Type="http://schemas.openxmlformats.org/officeDocument/2006/relationships/hyperlink" Target="https://www.legislation.gov.uk/ukpga/2018/12/contents" TargetMode="External"/><Relationship Id="rId12" Type="http://schemas.openxmlformats.org/officeDocument/2006/relationships/hyperlink" Target="https://ico.org.uk/for-organisations/uk-gdpr-guidance-and-resources/childrens-information/childrens-code-guidance-and-resources/age-appropriate-design-a-code-of-practice-for-online-services/" TargetMode="External"/><Relationship Id="rId13" Type="http://schemas.openxmlformats.org/officeDocument/2006/relationships/hyperlink" Target="https://www.gov.uk/guidance/ofqual-handbook" TargetMode="External"/><Relationship Id="rId14" Type="http://schemas.openxmlformats.org/officeDocument/2006/relationships/hyperlink" Target="https://www.gov.uk/government/publications/ofquals-approach-to-regulating-the-use-of-artificial-intelligence-in-the-qualifications-sector/ofquals-approach-to-regulating-the-use-of-artificial-intelligence-in-the-qualifications-sector--2" TargetMode="External"/><Relationship Id="rId15" Type="http://schemas.openxmlformats.org/officeDocument/2006/relationships/hyperlink" Target="https://www.jcq.org.uk/exams-office/malpractice/artificial-intelligence/" TargetMode="External"/><Relationship Id="rId16" Type="http://schemas.openxmlformats.org/officeDocument/2006/relationships/hyperlink" Target="https://www.qualifications.wales/regulation/regulatory-conditions/" TargetMode="External"/><Relationship Id="rId17" Type="http://schemas.openxmlformats.org/officeDocument/2006/relationships/hyperlink" Target="https://blogs.qualifications.gov.scot/nationalqualifications/understanding-the-road-to-results-day/" TargetMode="External"/><Relationship Id="rId18" Type="http://schemas.openxmlformats.org/officeDocument/2006/relationships/hyperlink" Target="https://ccea.org.uk/document/23891" TargetMode="External"/><Relationship Id="rId19" Type="http://schemas.openxmlformats.org/officeDocument/2006/relationships/hyperlink" Target="https://www.legislation.gov.uk/ukpga/2010/15/contents" TargetMode="External"/><Relationship Id="rId20" Type="http://schemas.openxmlformats.org/officeDocument/2006/relationships/hyperlink" Target="https://www.legislation.gov.uk/nisi/2005/1117/contents" TargetMode="External"/><Relationship Id="rId21" Type="http://schemas.openxmlformats.org/officeDocument/2006/relationships/hyperlink" Target="https://www.legislation.gov.uk/ukpga/1998/47/section/75" TargetMode="External"/><Relationship Id="rId22" Type="http://schemas.openxmlformats.org/officeDocument/2006/relationships/hyperlink" Target="https://www.officeforstudents.org.uk/for-providers/quality-and-standards/how-we-regulate-quality-and-standards/conditions-of-registration/condition-b4-assessment-and-awards/" TargetMode="External"/><Relationship Id="rId23" Type="http://schemas.openxmlformats.org/officeDocument/2006/relationships/hyperlink" Target="https://www.legislation.gov.uk/ukpga/1988/48/contents" TargetMode="External"/><Relationship Id="rId24" Type="http://schemas.openxmlformats.org/officeDocument/2006/relationships/hyperlink" Target="https://www.legislation.gov.uk/ukpga/2023/54/contents" TargetMode="External"/><Relationship Id="rId25" Type="http://schemas.openxmlformats.org/officeDocument/2006/relationships/hyperlink" Target="https://www.legislation.gov.uk/ssi/2015/446/contents" TargetMode="External"/><Relationship Id="rId26" Type="http://schemas.openxmlformats.org/officeDocument/2006/relationships/hyperlink" Target="https://www.legislation.gov.uk/uksi/2003/2426/regulation/6" TargetMode="External"/><Relationship Id="rId27" Type="http://schemas.openxmlformats.org/officeDocument/2006/relationships/hyperlink" Target="https://www.gov.uk/government/publications/generative-ai-product-safety-standards/generative-ai-product-safety-standards" TargetMode="External"/><Relationship Id="rId28" Type="http://schemas.openxmlformats.org/officeDocument/2006/relationships/footer" Target="footer1.xml"/><Relationship Id="rIdReview47" Type="http://schemas.openxmlformats.org/officeDocument/2006/relationships/hyperlink" Target="https://docs.google.com/spreadsheets/d/1jVB6Dcik_MhlS_Dl7jsFdsAC_C1BRRIybylgjxlZ2pM/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requirements for AI assisted exam grading in the United Kingdom</dc:title>
  <dc:subject>Country-specific legal norms and requirements</dc:subject>
  <dc:creator>GRADIAS</dc:creator>
  <cp:keywords/>
  <dc:description/>
  <cp:lastModifiedBy>GRADIAS</cp:lastModifiedBy>
  <cp:revision>1</cp:revision>
  <dcterms:created xsi:type="dcterms:W3CDTF">2013-12-23T23:15:00Z</dcterms:created>
  <dcterms:modified xsi:type="dcterms:W3CDTF">2013-12-23T23:15:00Z</dcterms:modified>
  <cp:category/>
</cp:coreProperties>
</file>