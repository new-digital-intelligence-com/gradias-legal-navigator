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Rechtliche Anforderungen an KI-gestützte Prüfungsbewertung in Deutschland</w:t>
      </w:r>
    </w:p>
    <w:p>
      <w:pPr>
        <w:pStyle w:val="Subtitle"/>
      </w:pPr>
      <w:del w:id="1" w:author="Gradias Research Review" w:date="2026-10-10T12:00:00Z">
        <w:r>
          <w:delText xml:space="preserve">Stand 12. September 2026 · NRW-Ergänzung 24. September 2026</w:delText>
        </w:r>
      </w:del>
      <w:ins w:id="2" w:author="Gradias Research Review" w:date="2026-10-10T12:00:00Z">
        <w:r>
          <w:t xml:space="preserve">Stand: 10. Oktober 2026 | Überarbeitung mit Änderungsverfolgung</w:t>
        </w:r>
      </w:ins>
    </w:p>
    <w:p>
      <w:pPr>
        <w:widowControl/>
        <w:rPr>
          <w:ins w:id="41" w:author="Gradias Research Review" w:date="2026-10-10T12:00:00Z"/>
        </w:rPr>
      </w:pPr>
      <w:ins w:id="42" w:author="Gradias Research Review" w:date="2026-10-10T12:00:00Z">
        <w:r>
          <w:t xml:space="preserve">Einordnung: EU-Verordnungen sind supranationales Unionsrecht, keine völkerrechtlichen Verträge. Bundesgesetze, Landesgesetze und Rechtsverordnungen werden getrennt bezeichnet. Empfehlungen, Handreichungen und Tätigkeitsberichte sind keine neuen Gesetze; eine dienstliche Bindung kann sich zusätzlich aus einer konkreten Weisung ergeben. „Lokales Recht“ im Sinne kommunalen Ortsrechts wurde in den geprüften Normen nicht als eigene Kategorie festgestellt.</w:t>
        </w:r>
      </w:ins>
    </w:p>
    <w:p>
      <w:pPr>
        <w:pStyle w:val="Heading1"/>
      </w:pPr>
      <w:r>
        <w:t>1 Datenschutz-Grundverordnung</w:t>
      </w:r>
    </w:p>
    <w:p>
      <w:pPr>
        <w:keepNext/>
        <w:widowControl/>
        <w:rPr>
          <w:ins w:id="3" w:author="Gradias Research Review" w:date="2026-10-10T12:00:00Z"/>
        </w:rPr>
      </w:pPr>
      <w:ins w:id="4" w:author="Gradias Research Review" w:date="2026-10-10T12:00:00Z">
        <w:r>
          <w:rPr>
            <w:b/>
          </w:rPr>
          <w:t xml:space="preserve">Normtyp: Verordnung — EU (supranational).</w:t>
        </w:r>
      </w:ins>
    </w:p>
    <w:p>
      <w:pPr>
        <w:keepNext/>
        <w:spacing w:after="80" w:line="240" w:lineRule="auto"/>
      </w:pPr>
      <w:hyperlink r:id="rId9">
        <w:r>
          <w:rPr>
            <w:color w:val="444444"/>
            <w:sz w:val="17"/>
            <w:u w:val="single"/>
          </w:rPr>
          <w:t>Verordnung (EU) 2016/679, insbesondere Art. 4–6, 9, 12–22, 24–39 und 44–49</w:t>
        </w:r>
      </w:hyperlink>
    </w:p>
    <w:p>
      <w:r>
        <w:rPr>
          <w:b w:val="0"/>
        </w:rPr>
      </w:r>
      <w:r>
        <w:rPr>
          <w:b/>
        </w:rPr>
        <w:t>Schule oder Hochschule als Verantwortlicher – Art. 5, 6 und 24:</w:t>
      </w:r>
      <w:r>
        <w:rPr>
          <w:b w:val="0"/>
        </w:rPr>
        <w:t xml:space="preserve"> Vor dem Hochladen festlegen und dokumentieren, welche Prüfungsarbeiten, Bewertungskriterien und Ergebnisse für welchen schulischen Zweck verarbeitet werden, wer zugreifen darf und auf welcher Rechtsgrundlage dies geschieht. Bei öffentlichen Einrichtungen kommt Art. 6 Abs. 1 Buchst. e in Verbindung mit der einschlägigen landesrechtlichen Aufgaben- und Datenverarbeitungsvorschrift in Betracht. Diese muss auch die konkrete externe Verarbeitung tragen; die bloße Nützlichkeit der KI genügt nicht. Art. 6 Abs. 1 Buchst. f steht Behörden für ihre Aufgabenerfüllung nicht zur Verfügung.</w:t>
      </w:r>
    </w:p>
    <w:p>
      <w:r>
        <w:rPr>
          <w:b w:val="0"/>
        </w:rPr>
      </w:r>
      <w:r>
        <w:rPr>
          <w:b/>
        </w:rPr>
        <w:t>Anbieter und Einrichtung – Art. 4 Nr. 1 und 5 sowie Art. 5:</w:t>
      </w:r>
      <w:r>
        <w:rPr>
          <w:b w:val="0"/>
        </w:rPr>
        <w:t xml:space="preserve"> Prüfungsantworten, Randbemerkungen, Noten und zuordenbare KI-Ausgaben als personenbezogene Daten behandeln. Namen möglichst vor Übermittlung entfernen und Zuordnungsschlüssel getrennt halten. Solange eine Person mit vernünftigerweise einsetzbaren Mitteln identifizierbar bleibt, gelten die Datenschutzpflichten weiter. Handschriftentranskription ist nicht schon deshalb biometrische Identifizierung nach Art. 9.</w:t>
      </w:r>
    </w:p>
    <w:p>
      <w:r>
        <w:rPr>
          <w:b/>
        </w:rPr>
        <w:t xml:space="preserve">Einrichtung und Lehrkraft – Art. 5, 6 und 29 sowie Erwägungsgrund 26: </w:t>
      </w:r>
      <w:r>
        <w:rPr>
          <w:b w:val="0"/>
        </w:rPr>
        <w:t>Originalarbeiten nur auf einer tragfähigen Rechtsgrundlage und innerhalb der Weisungen des Verantwortlichen für einen externen Test kopieren oder anonymisieren. Bereits erteilte Befugnisse können dies abdecken; die Befugnis zur Benotung umfasst nicht automatisch einen Produktentwicklungstest. Für anschließend tatsächlich anonyme Eingaben entfallen die DSGVO-Pflichten einschließlich einer Auftragsverarbeitungsvereinbarung für diese Eingaben. Kontodaten und andere personenbezogene Daten gesondert prüfen. Vertraulichkeits-, Urheberrechts- und dienstliche Nutzungsregeln weiter einhalten; kostenlose Testnutzung ersetzt eine danach erforderliche Freigabe nicht.</w:t>
      </w:r>
    </w:p>
    <w:p>
      <w:r>
        <w:rPr>
          <w:b w:val="0"/>
        </w:rPr>
      </w:r>
      <w:r>
        <w:rPr>
          <w:b/>
        </w:rPr>
        <w:t>Einrichtung – Art. 6, 7 und 8:</w:t>
      </w:r>
      <w:r>
        <w:rPr>
          <w:b w:val="0"/>
        </w:rPr>
        <w:t xml:space="preserve"> Wird Einwilligung verwendet, muss sie informiert, nachweisbar, zweckbezogen, freiwillig und widerruflich sein. Die Verweigerung darf keinen unangemessenen Nachteil auslösen. Art. 8 betrifft nur unmittelbar einem Kind angebotene Dienste der Informationsgesellschaft auf Einwilligungsbasis; in Deutschland ist dann unter 16 Jahren die Zustimmung des Sorgeberechtigten erforderlich. Art. 8 ist keine allgemeine Zustimmungspflicht für jede Verarbeitung von Schülerdaten.</w:t>
      </w:r>
    </w:p>
    <w:p>
      <w:r>
        <w:rPr>
          <w:b w:val="0"/>
        </w:rPr>
      </w:r>
      <w:r>
        <w:rPr>
          <w:b/>
        </w:rPr>
        <w:t>Einrichtung und Anbieter – Art. 9:</w:t>
      </w:r>
      <w:r>
        <w:rPr>
          <w:b w:val="0"/>
        </w:rPr>
        <w:t xml:space="preserve"> Werden etwa Gesundheitsdaten, Angaben zu Religion oder ethnischer Herkunft verarbeitet, zusätzlich zur Rechtsgrundlage nach Art. 6 eine passende Ausnahme nach Art. 9 Abs. 2 und gegebenenfalls die dazugehörige gesetzliche Grundlage feststellen. Für die Korrektur nicht erforderliche Angaben vor der Übermittlung entfernen. Ein Nachteilsausgleich rechtfertigt nicht automatisch die Übermittlung einer Diagnose.</w:t>
      </w:r>
    </w:p>
    <w:p>
      <w:r>
        <w:rPr>
          <w:b w:val="0"/>
        </w:rPr>
      </w:r>
      <w:r>
        <w:rPr>
          <w:b/>
        </w:rPr>
        <w:t>Einrichtung und Anbieter – Art. 28 Abs. 1, 3 und 9:</w:t>
      </w:r>
      <w:r>
        <w:rPr>
          <w:b w:val="0"/>
        </w:rPr>
        <w:t xml:space="preserve"> Vor Auftragsverarbeitung einen bindenden schriftlichen Vertrag, auch in elektronischer Form, schließen oder einen anderen zulässigen bindenden Rechtsakt zugrunde legen. Er muss Gegenstand und Dauer, Art und Zweck, Datenarten, betroffene Personen und Rechte der Einrichtung festlegen. Zusätzlich regeln: dokumentierte Weisungen einschließlich Übermittlungen, Vertraulichkeit der Beschäftigten, Sicherheit, Unterauftragnehmer, Unterstützung bei Betroffenenrechten und Art. 32–36, Rückgabe oder Löschung bei Vertragsende sowie Informationen und Prüfungsrechte zum Compliance-Nachweis. Der Anbieter muss auf rechtswidrige Weisungen hinweisen.</w:t>
      </w:r>
      <w:r>
        <w:rPr>
          <w:b w:val="0"/>
        </w:rPr>
        <w:t xml:space="preserve"> Standardbedingungen des Anbieters können genügen, wenn sie sämtliche Pflichtinhalte abdecken und die Einrichtung wirksam binden. Bei elektronischer Annahme muss die handelnde Person die Einrichtung wirksam vertreten können. Die bloße Nutzung oder private Registrierung einer unbefugten Lehrkraft genügt nicht; ein bestehender Vertrag kann bereits zur Nutzung befugte Lehrkräfte abdecken.</w:t>
      </w:r>
    </w:p>
    <w:p>
      <w:r>
        <w:rPr>
          <w:b w:val="0"/>
        </w:rPr>
      </w:r>
      <w:r>
        <w:rPr>
          <w:b/>
        </w:rPr>
        <w:t>Anbieter – Art. 28 Abs. 2, 4 und 9 sowie Art. 29:</w:t>
      </w:r>
      <w:r>
        <w:rPr>
          <w:b w:val="0"/>
        </w:rPr>
        <w:t xml:space="preserve"> OCR-, Hosting- und Modellanbieter nur mit vorheriger besonderer oder allgemeiner schriftlicher Genehmigung als Unterauftragnehmer einsetzen. Bei allgemeiner Genehmigung Änderungen vorher mitteilen und Widerspruch ermöglichen. Vor Beginn der Unterauftragsverarbeitung gleiche Datenschutzpflichten durch bindende schriftliche, auch elektronische Bedingungen oder einen anderen zulässigen Rechtsakt weitergeben; gegenüber der Einrichtung für die Erfüllung durch den Unterauftragnehmer einstehen. Lehrkräfte dürfen Daten nur im Rahmen der Weisungen des Verantwortlichen verarbeiten.</w:t>
      </w:r>
    </w:p>
    <w:p>
      <w:r>
        <w:rPr>
          <w:b w:val="0"/>
        </w:rPr>
      </w:r>
      <w:r>
        <w:rPr>
          <w:b/>
        </w:rPr>
        <w:t>Anbieter und Einrichtung – Art. 5 Abs. 1 Buchst. b, Art. 6 Abs. 4 und Art. 28 Abs. 10:</w:t>
      </w:r>
      <w:r>
        <w:rPr>
          <w:b w:val="0"/>
        </w:rPr>
        <w:t xml:space="preserve"> Prüfungsarbeiten nicht außerhalb der vereinbarten Zwecke für eigenes Modelltraining oder andere Kunden verwenden. Eigene Zwecke erfordern eine eigenständige datenschutzrechtliche Prüfung einschließlich Rechtsgrundlage, Zweckvereinbarkeit, Transparenz und gegebenenfalls Art. 9. Wer Zwecke und Mittel selbst bestimmt, wird insoweit Verantwortlicher; die Bezeichnung als Auftragsverarbeiter im Vertrag ändert daran nichts.</w:t>
      </w:r>
    </w:p>
    <w:p>
      <w:r>
        <w:rPr>
          <w:b w:val="0"/>
        </w:rPr>
      </w:r>
      <w:r>
        <w:rPr>
          <w:b/>
        </w:rPr>
        <w:t>Anbieter und Einrichtung – Art. 25 und 32:</w:t>
      </w:r>
      <w:r>
        <w:rPr>
          <w:b w:val="0"/>
        </w:rPr>
        <w:t xml:space="preserve"> Dem Risiko angemessene Maßnahmen tatsächlich umsetzen: Berechtigungen auf zuständige Personen beschränken, Mandanten trennen, Vertraulichkeit bei Übertragung und Speicherung schützen, Wiederherstellung und Verfügbarkeit sicherstellen, Schutzmaßnahmen regelmäßig prüfen und nicht benötigte Daten löschen. Eingaben, Zwischendateien, Ausgaben, Protokolle und Sicherungskopien in das Schutz- und Löschkonzept einbeziehen. Die Vorschriften verlangen wirksamen Schutz, aber nicht ausnahmslos eine bestimmte Verschlüsselungstechnik oder ausschließlich deutsche Server.</w:t>
      </w:r>
    </w:p>
    <w:p>
      <w:r>
        <w:rPr>
          <w:b w:val="0"/>
        </w:rPr>
      </w:r>
      <w:r>
        <w:rPr>
          <w:b/>
        </w:rPr>
        <w:t>Einrichtung – Art. 5 Abs. 1 Buchst. d und e sowie Art. 16–19:</w:t>
      </w:r>
      <w:r>
        <w:rPr>
          <w:b w:val="0"/>
        </w:rPr>
        <w:t xml:space="preserve"> Falsche Zuordnungen, Transkriptionsfehler und sachlich unrichtige gespeicherte Angaben berichtigen. Für jede Datenkategorie die erforderliche Aufbewahrungsdauer festlegen und nach Ablauf löschen; gesetzliche Prüfungs- und Archivfristen sowie laufende Rechtsbehelfe berücksichtigen. Eine fachliche Meinungsverschiedenheit über eine Note ist nicht automatisch ein Anspruch auf eine bessere Note nach Art. 16.</w:t>
      </w:r>
    </w:p>
    <w:p>
      <w:r>
        <w:rPr>
          <w:b w:val="0"/>
        </w:rPr>
      </w:r>
      <w:r>
        <w:rPr>
          <w:b/>
        </w:rPr>
        <w:t>Einrichtung, unterstützt durch den Anbieter – Art. 12–15 und 21:</w:t>
      </w:r>
      <w:r>
        <w:rPr>
          <w:b w:val="0"/>
        </w:rPr>
        <w:t xml:space="preserve"> Verständlich über Verantwortlichen, Datenschutzbeauftragten, Zwecke, Rechtsgrundlagen, Empfänger, Drittlandtransfers, Speicherdauer, Rechte und Beschwerdemöglichkeit informieren. Auskunft und Kopie der personenbezogenen Daten ermöglichen, Rechte Dritter berücksichtigen und grundsätzlich innerhalb eines Monats reagieren; eine zulässige Verlängerung um bis zu zwei Monate rechtzeitig begründen. Widersprüche bei Verarbeitung nach Art. 6 Abs. 1 Buchst. e oder f individuell prüfen. Keine pauschale Auskunftsverweigerung für KI-Ausgaben oder Prüfungsarbeiten.</w:t>
      </w:r>
    </w:p>
    <w:p>
      <w:r>
        <w:rPr>
          <w:b w:val="0"/>
        </w:rPr>
      </w:r>
      <w:r>
        <w:rPr>
          <w:b/>
        </w:rPr>
        <w:t>Einrichtung und Lehrkraft – Art. 22:</w:t>
      </w:r>
      <w:r>
        <w:rPr>
          <w:b w:val="0"/>
        </w:rPr>
        <w:t xml:space="preserve"> Eine ausschließlich automatisierte Entscheidung mit rechtlicher oder ähnlich erheblicher Wirkung nur unter einer Ausnahme des Art. 22 Abs. 2 treffen. Die allgemeine Befugnis zur schulischen Datenverarbeitung ersetzt keine besondere Erlaubnis für automatisierte Entscheidungen. Soll die Entscheidung menschlich bleiben, muss eine befugte, sachkundige Person den konkreten Fall inhaltlich prüfen und das Ergebnis tatsächlich ändern können. Eine bloße Bestätigung des KI-Vorschlags genügt nicht. Bei zulässiger Automation die jeweils vorgeschriebenen Schutzrechte, insbesondere menschliches Eingreifen und Anfechtung, gewährleisten; Art. 22 Abs. 4 begrenzt die Verwendung besonderer Datenkategorien zusätzlich.</w:t>
      </w:r>
    </w:p>
    <w:p>
      <w:r>
        <w:rPr>
          <w:b w:val="0"/>
        </w:rPr>
      </w:r>
      <w:r>
        <w:rPr>
          <w:b/>
        </w:rPr>
        <w:t>Einrichtung – Art. 35 und 36:</w:t>
      </w:r>
      <w:r>
        <w:rPr>
          <w:b w:val="0"/>
        </w:rPr>
        <w:t xml:space="preserve"> Vor einer voraussichtlich risikoreichen Verarbeitung eine Datenschutz-Folgenabschätzung durchführen, insbesondere bei systematischer umfassender automatisierter Bewertung mit erheblichen Entscheidungsfolgen. Verarbeitung und Zwecke, Erforderlichkeit und Verhältnismäßigkeit, Risiken für Betroffene und Gegenmaßnahmen dokumentieren; den Datenschutzbeauftragten beteiligen. Bleibt ein hohes Risiko ohne ausreichende Abhilfe, vor Beginn die Aufsicht konsultieren. Bei wesentlichen Änderungen die Bewertung aktualisieren. Der Auftragsverarbeiter muss die notwendigen Informationen und Unterstützung liefern.</w:t>
      </w:r>
    </w:p>
    <w:p>
      <w:r>
        <w:rPr>
          <w:b w:val="0"/>
        </w:rPr>
      </w:r>
      <w:r>
        <w:rPr>
          <w:b/>
        </w:rPr>
        <w:t>Einrichtung und Anbieter – Art. 30 und 37:</w:t>
      </w:r>
      <w:r>
        <w:rPr>
          <w:b w:val="0"/>
        </w:rPr>
        <w:t xml:space="preserve"> Die jeweils vorgeschriebenen Verarbeitungsverzeichnisse führen. Die Ausnahme für weniger als 250 Beschäftigte greift insbesondere bei nicht nur gelegentlicher oder risikoreicher Verarbeitung nicht. Öffentliche Schulen und Hochschulen müssen einen Datenschutzbeauftragten benennen; der Anbieter bei Erfüllung der Voraussetzungen des Art. 37, etwa umfangreicher Verarbeitung besonderer Datenkategorien als Kerntätigkeit.</w:t>
      </w:r>
    </w:p>
    <w:p>
      <w:r>
        <w:rPr>
          <w:b w:val="0"/>
        </w:rPr>
      </w:r>
      <w:r>
        <w:rPr>
          <w:b/>
        </w:rPr>
        <w:t>Anbieter und Einrichtung – Art. 33 und 34:</w:t>
      </w:r>
      <w:r>
        <w:rPr>
          <w:b w:val="0"/>
        </w:rPr>
        <w:t xml:space="preserve"> Der Auftragsverarbeiter meldet Verletzungen personenbezogener Daten dem Verantwortlichen unverzüglich. Der Verantwortliche dokumentiert jede Verletzung und meldet sie der Aufsicht grundsätzlich innerhalb von 72 Stunden ab Kenntnis, soweit ein Risiko für Betroffene nicht unwahrscheinlich ist. Bei voraussichtlich hohem Risiko Betroffene unverzüglich benachrichtigen, soweit keine gesetzliche Ausnahme greift.</w:t>
      </w:r>
    </w:p>
    <w:p>
      <w:r>
        <w:rPr>
          <w:b w:val="0"/>
        </w:rPr>
      </w:r>
      <w:r>
        <w:rPr>
          <w:b/>
        </w:rPr>
        <w:t>Anbieter und Einrichtung – Art. 44–49:</w:t>
      </w:r>
      <w:r>
        <w:rPr>
          <w:b w:val="0"/>
        </w:rPr>
        <w:t xml:space="preserve"> Für Drittlandübermittlungen, einschließlich entsprechender Fernzugriffe, ein zulässiges Übermittlungsinstrument verwenden. Bei Angemessenheitsbeschlüssen den konkreten Empfänger und deren Reichweite prüfen; bei Standardvertragsklauseln das Schutzniveau im Empfängerland bewerten und nötige zusätzliche Maßnahmen treffen. Art. 49-Ausnahmen sind kein pauschaler Ersatz für dauerhaftes Cloud-Outsourcing.</w:t>
      </w:r>
    </w:p>
    <w:p>
      <w:pPr>
        <w:pStyle w:val="Heading1"/>
      </w:pPr>
      <w:r>
        <w:t>2 EU-Verordnung über künstliche Intelligenz</w:t>
      </w:r>
    </w:p>
    <w:p>
      <w:pPr>
        <w:keepNext/>
        <w:widowControl/>
        <w:rPr>
          <w:ins w:id="5" w:author="Gradias Research Review" w:date="2026-10-10T12:00:00Z"/>
        </w:rPr>
      </w:pPr>
      <w:ins w:id="6" w:author="Gradias Research Review" w:date="2026-10-10T12:00:00Z">
        <w:r>
          <w:rPr>
            <w:b/>
          </w:rPr>
          <w:t xml:space="preserve">Normtyp: Verordnung — EU (supranational).</w:t>
        </w:r>
      </w:ins>
    </w:p>
    <w:p>
      <w:pPr>
        <w:keepNext/>
        <w:spacing w:after="80" w:line="240" w:lineRule="auto"/>
      </w:pPr>
      <w:hyperlink r:id="rId10">
        <w:r>
          <w:rPr>
            <w:color w:val="444444"/>
            <w:sz w:val="17"/>
            <w:u w:val="single"/>
          </w:rPr>
          <w:t>Verordnung (EU) 2024/1689, insbesondere Art. 3–6, 8–27, 43–50, 72–73, 86, 111 und 113 sowie Anhang III Nr. 3 Buchst. b</w:t>
        </w:r>
      </w:hyperlink>
    </w:p>
    <w:p>
      <w:pPr>
        <w:keepNext/>
        <w:spacing w:after="80" w:line="240" w:lineRule="auto"/>
      </w:pPr>
      <w:hyperlink r:id="rId11">
        <w:r>
          <w:rPr>
            <w:color w:val="444444"/>
            <w:sz w:val="17"/>
            <w:u w:val="single"/>
          </w:rPr>
          <w:t>Änderung durch Verordnung (EU) 2026/1744</w:t>
        </w:r>
      </w:hyperlink>
    </w:p>
    <w:p>
      <w:r>
        <w:rPr>
          <w:b w:val="0"/>
        </w:rPr>
      </w:r>
      <w:r>
        <w:rPr>
          <w:b/>
        </w:rPr>
        <w:t>Anbieter – Art. 3 und 6:</w:t>
      </w:r>
      <w:r>
        <w:rPr>
          <w:b w:val="0"/>
        </w:rPr>
        <w:t xml:space="preserve"> Die tatsächliche Zweckbestimmung einschließlich Anleitung und Werbung festlegen. Ein zur Bewertung von Lernergebnissen bestimmtes System fällt grundsätzlich unter Anhang III Nr. 3 Buchst. b. Bei beanspruchter Ausnahme nach Art. 6 Abs. 3 nachweisen, dass kein erhebliches Risiko für Gesundheit, Sicherheit oder Grundrechte entsteht und eine der dort genannten begrenzten Tätigkeiten vorliegt. Personenbezogenes Profiling schließt die Ausnahme aus. Die Ausnahmeprüfung vor Vermarktung dokumentieren, auf Verlangen vorlegen und die Registrierung nach Art. 49 Abs. 2 erfüllen, sobald die einschlägigen Pflichten greifen.</w:t>
      </w:r>
    </w:p>
    <w:p>
      <w:r>
        <w:rPr>
          <w:b w:val="0"/>
        </w:rPr>
      </w:r>
      <w:r>
        <w:rPr>
          <w:b/>
        </w:rPr>
        <w:t>Anbieter und Einrichtung – Art. 111 und 113:</w:t>
      </w:r>
      <w:r>
        <w:rPr>
          <w:b w:val="0"/>
        </w:rPr>
        <w:t xml:space="preserve"> Die Anwendungsfristen getrennt beachten. Für Anhang-III-Systeme gelten Kapitel III Abschnitte 1–3 nach der Änderung ab 2. Dezember 2027. Art. 4 und die bereits anwendbaren Verbote des Art. 5 gelten schon jetzt; Art. 50 grundsätzlich seit 2. August 2026. Die Verschiebung nennt Abschnitt 5 mit Konformitätsbewertung und Registrierung nicht ausdrücklich. Die Übergangsfrage ist daher nicht als pauschale Befreiung von allen Marktzugangspflichten zu behandeln. Für vor dem maßgeblichen Stichtag in Verkehr gebrachte Systeme Art. 111 Abs. 2 einschließlich erheblicher Designänderungen und der Frist 2. August 2030 für Systeme zur Nutzung durch Behörden prüfen.</w:t>
      </w:r>
    </w:p>
    <w:p>
      <w:r>
        <w:rPr>
          <w:b w:val="0"/>
        </w:rPr>
      </w:r>
      <w:r>
        <w:rPr>
          <w:b/>
        </w:rPr>
        <w:t>Anbieter und Einrichtung – Art. 4 und 5:</w:t>
      </w:r>
      <w:r>
        <w:rPr>
          <w:b w:val="0"/>
        </w:rPr>
        <w:t xml:space="preserve"> Maßnahmen zur Förderung der KI-Kompetenz der mit Betrieb und Nutzung befassten Personen treffen, abgestimmt auf Kenntnisse, Einsatzkontext und betroffene Personengruppen. Nach dem geänderten Art. 4 ist kein bestimmtes individuelles Kompetenzniveau zu garantieren. Keine Emotionserkennung in Bildungseinrichtungen einsetzen, außer für die gesetzlich ausgenommenen medizinischen oder Sicherheitszwecke; weitere einschlägige Verbote des Art. 5 beachten.</w:t>
      </w:r>
    </w:p>
    <w:p>
      <w:r>
        <w:rPr>
          <w:b w:val="0"/>
        </w:rPr>
      </w:r>
      <w:r>
        <w:rPr>
          <w:b/>
        </w:rPr>
        <w:t>Anbieter – Art. 9 und 10, bei Anwendung der Hochrisikopflichten:</w:t>
      </w:r>
      <w:r>
        <w:rPr>
          <w:b w:val="0"/>
        </w:rPr>
        <w:t xml:space="preserve"> Ein dokumentiertes, fortlaufendes Risikomanagement betreiben. Risiken einschließlich vorhersehbarer Fehlanwendung und besonderer Risiken für Minderjährige bewerten, mindern und das System vor Bereitstellung gegen vorher festgelegte geeignete Kriterien testen. Trainings-, Validierungs- und Testdaten müssen zweckgeeignet, hinreichend repräsentativ und soweit möglich fehlerfrei und vollständig sein. Relevante Verzerrungen untersuchen und mindern; Datenherkunft, Aufbereitung, Annahmen und Datenlücken dokumentieren.</w:t>
      </w:r>
    </w:p>
    <w:p>
      <w:r>
        <w:rPr>
          <w:b w:val="0"/>
        </w:rPr>
      </w:r>
      <w:r>
        <w:rPr>
          <w:b/>
        </w:rPr>
        <w:t>Anbieter – Art. 11–15:</w:t>
      </w:r>
      <w:r>
        <w:rPr>
          <w:b w:val="0"/>
        </w:rPr>
        <w:t xml:space="preserve"> Aktuelle technische Dokumentation nach Anhang IV erstellen. Automatische Protokollierung zur Rückverfolgbarkeit vorsehen. Verständliche Anweisungen mit Zweck, Leistungsgrenzen, Genauigkeitsmaßen, Eingabeanforderungen, Fehlerrisiken und Aufsichtsmaßnahmen liefern. Menschliche Aufsicht technisch ermöglichen: Ausgaben verstehen, Übervertrauen erkennen, Ergebnisse verwerfen oder überschreiben und den Betrieb nötigenfalls anhalten. Angemessene Genauigkeit, Robustheit und Cybersicherheit über den Lebenszyklus sicherstellen.</w:t>
      </w:r>
    </w:p>
    <w:p>
      <w:r>
        <w:rPr>
          <w:b w:val="0"/>
        </w:rPr>
      </w:r>
      <w:r>
        <w:rPr>
          <w:b/>
        </w:rPr>
        <w:t>Anbieter – Art. 16–21, 25 und 43–49:</w:t>
      </w:r>
      <w:r>
        <w:rPr>
          <w:b w:val="0"/>
        </w:rPr>
        <w:t xml:space="preserve"> Qualitätsmanagementsystem unterhalten, Zuständigkeiten und Änderungsverfahren dokumentieren und erforderliche Informationen mit Komponentenlieferanten vertraglich absichern. Für Bildungssysteme nach Anhang III Nr. 3 die interne Kontrolle nach Anhang VI durchführen; grundsätzlich ist dafür keine benannte Stelle vorgesehen. EU-Konformitätserklärung, CE-Kennzeichnung und Registrierung erfüllen. Wesentliche Änderungen erfordern erneute Konformitätsbewertung, soweit sie nicht bereits zulässig abgedeckt sind. Technische Dokumentation und vorgeschriebene Unterlagen zehn Jahre aufbewahren; automatisch erzeugte kontrollierte Protokolle grundsätzlich mindestens sechs Monate, vorbehaltlich anderer einschlägiger Vorschriften.</w:t>
      </w:r>
    </w:p>
    <w:p>
      <w:r>
        <w:rPr>
          <w:b w:val="0"/>
        </w:rPr>
      </w:r>
      <w:r>
        <w:rPr>
          <w:b/>
        </w:rPr>
        <w:t>Einrichtung als Betreiber und Lehrkraft – Art. 26:</w:t>
      </w:r>
      <w:r>
        <w:rPr>
          <w:b w:val="0"/>
        </w:rPr>
        <w:t xml:space="preserve"> System nach Anleitung verwenden. Aufsicht einer Person mit Kompetenz, Schulung, Befugnissen und Unterstützung zuweisen. Kontrollierbare Eingabedaten müssen zweckrelevant und hinreichend repräsentativ sein. Betrieb überwachen, bei erkannten Risiken Nutzung aussetzen und Anbieter sowie erforderlichenfalls Behörden informieren. Kontrollierte Protokolle grundsätzlich mindestens sechs Monate aufbewahren. Betroffene Personen über den Einsatz eines zur Entscheidung oder Entscheidungsunterstützung bestimmten Hochrisikosystems informieren. Öffentliche Betreiber erfüllen die erforderliche EU-Datenbankregistrierung. Vor Einsatz am Arbeitsplatz betroffene Beschäftigte und ihre Vertretung informieren.</w:t>
      </w:r>
    </w:p>
    <w:p>
      <w:r>
        <w:rPr>
          <w:b w:val="0"/>
        </w:rPr>
      </w:r>
      <w:r>
        <w:rPr>
          <w:b/>
        </w:rPr>
        <w:t>Öffentliche Einrichtung oder privater Erbringer öffentlicher Dienstleistungen – Art. 27:</w:t>
      </w:r>
      <w:r>
        <w:rPr>
          <w:b w:val="0"/>
        </w:rPr>
        <w:t xml:space="preserve"> Vor dem ersten erfassten Hochrisikoeinsatz eine Grundrechte-Folgenabschätzung durchführen. Einsatzprozesse, Dauer, Häufigkeit, betroffene Gruppen, spezifische Schadensrisiken, menschliche Aufsicht und Abhilfemaßnahmen einschließlich Beschwerden festhalten, der Marktüberwachung mitteilen und bei Änderungen aktualisieren. Eine Datenschutz-Folgenabschätzung darf einschlägige Teile abdecken; verbleibende Grundrechtsrisiken müssen zusätzlich geprüft werden.</w:t>
      </w:r>
    </w:p>
    <w:p>
      <w:r>
        <w:rPr>
          <w:b w:val="0"/>
        </w:rPr>
      </w:r>
      <w:r>
        <w:rPr>
          <w:b/>
        </w:rPr>
        <w:t>Anbieter – Art. 72 und 73:</w:t>
      </w:r>
      <w:r>
        <w:rPr>
          <w:b w:val="0"/>
        </w:rPr>
        <w:t xml:space="preserve"> Nach dem Inverkehrbringen Leistung und Risiken systematisch beobachten. Schwerwiegende Vorfälle innerhalb der gesetzlichen Fristen melden: grundsätzlich unverzüglich nach Feststellung eines Zusammenhangs oder seiner begründeten Wahrscheinlichkeit, spätestens 15 Tage nach Kenntnis; für die besonderen Fälle gelten kürzere Höchstfristen von zwei beziehungsweise zehn Tagen. Vorfälle untersuchen, dokumentieren und Korrekturmaßnahmen treffen.</w:t>
      </w:r>
    </w:p>
    <w:p>
      <w:r>
        <w:rPr>
          <w:b w:val="0"/>
        </w:rPr>
      </w:r>
      <w:r>
        <w:rPr>
          <w:b/>
        </w:rPr>
        <w:t>Anbieter – Art. 50:</w:t>
      </w:r>
      <w:r>
        <w:rPr>
          <w:b w:val="0"/>
        </w:rPr>
        <w:t xml:space="preserve"> Bei direkter Interaktion mit Personen den KI-Charakter erkennbar machen, soweit er nicht ohnehin offensichtlich ist. Synthetische Inhalte im gesetzlich erfassten Umfang technisch in maschinenlesbarer Form als künstlich erzeugt oder manipuliert erkennbar machen; eine bloße redaktionelle Unterstützungsfunktion kann ausgenommen sein. Für vor 2. August 2026 vermarktete Systeme läuft die Übergangsfrist des Art. 111 Abs. 4 für Art. 50 Abs. 2 bis 2. Dezember 2026.</w:t>
      </w:r>
    </w:p>
    <w:p>
      <w:r>
        <w:rPr>
          <w:b w:val="0"/>
        </w:rPr>
      </w:r>
      <w:r>
        <w:rPr>
          <w:b/>
        </w:rPr>
        <w:t>Einrichtung – Art. 86:</w:t>
      </w:r>
      <w:r>
        <w:rPr>
          <w:b w:val="0"/>
        </w:rPr>
        <w:t xml:space="preserve"> Bei erfassten, auf Hochrisikoausgaben beruhenden Entscheidungen mit nachteiligen rechtlichen oder vergleichbar erheblichen Wirkungen eine klare, aussagekräftige Erklärung der Rolle der KI und der wesentlichen Entscheidungselemente geben. Das gilt nach den Voraussetzungen dieser Vorschrift und unabhängig davon, ob eine reine Datenschutz-Auskunft beantragt wird.</w:t>
      </w:r>
    </w:p>
    <w:p>
      <w:pPr>
        <w:pStyle w:val="Heading1"/>
      </w:pPr>
      <w:r>
        <w:t>3 Grundgesetz und verfassungsrechtliches Prüfungsrecht</w:t>
      </w:r>
    </w:p>
    <w:p>
      <w:pPr>
        <w:keepNext/>
        <w:widowControl/>
        <w:rPr>
          <w:ins w:id="7" w:author="Gradias Research Review" w:date="2026-10-10T12:00:00Z"/>
        </w:rPr>
      </w:pPr>
      <w:ins w:id="8" w:author="Gradias Research Review" w:date="2026-10-10T12:00:00Z">
        <w:r>
          <w:rPr>
            <w:b/>
          </w:rPr>
          <w:t xml:space="preserve">Normtyp: Nationales Gesetz — Verfassungsrecht; ergänzend Rechtsprechung des Bundesverwaltungsgerichts.</w:t>
        </w:r>
      </w:ins>
    </w:p>
    <w:p>
      <w:pPr>
        <w:keepNext/>
        <w:spacing w:after="80" w:line="240" w:lineRule="auto"/>
      </w:pPr>
      <w:hyperlink r:id="rId12">
        <w:r>
          <w:rPr>
            <w:color w:val="444444"/>
            <w:sz w:val="17"/>
            <w:u w:val="single"/>
          </w:rPr>
          <w:t>Art. 3 Abs. 1, 12 Abs. 1 und 19 Abs. 4 GG; BVerwG 6 B 1.16, Rn. 12–14</w:t>
        </w:r>
      </w:hyperlink>
    </w:p>
    <w:p>
      <w:pPr>
        <w:keepNext/>
        <w:spacing w:after="80" w:line="240" w:lineRule="auto"/>
      </w:pPr>
      <w:hyperlink r:id="rId13">
        <w:r>
          <w:rPr>
            <w:color w:val="444444"/>
            <w:sz w:val="17"/>
            <w:u w:val="single"/>
          </w:rPr>
          <w:t>BVerwG 6 C 19.18 zur rechtlichen Festlegung des Bewertungsverfahrens</w:t>
        </w:r>
      </w:hyperlink>
    </w:p>
    <w:p>
      <w:r>
        <w:rPr>
          <w:b w:val="0"/>
        </w:rPr>
      </w:r>
      <w:r>
        <w:rPr>
          <w:b/>
        </w:rPr>
        <w:t>Prüfer und Einrichtung:</w:t>
      </w:r>
      <w:r>
        <w:rPr>
          <w:b w:val="0"/>
        </w:rPr>
        <w:t xml:space="preserve"> Die vorgeschriebene eigenständige Bewertung durch die zuständigen menschlichen Prüfer erhalten. Jeder vorgeschriebene Prüfer muss die maßgebliche Leistung selbst vollständig erfassen und verantwortlich bewerten. Vergleichbare Leistungen nach konsistenten, sachgerechten Maßstäben beurteilen und zulässige Nachteilsausgleiche beachten. KI darf weder einen vorgeschriebenen Prüfer noch dessen Urteil ersetzen.</w:t>
      </w:r>
    </w:p>
    <w:p>
      <w:r>
        <w:rPr>
          <w:b w:val="0"/>
        </w:rPr>
      </w:r>
      <w:r>
        <w:rPr>
          <w:b/>
        </w:rPr>
        <w:t>Prüfer und Einrichtung:</w:t>
      </w:r>
      <w:r>
        <w:rPr>
          <w:b w:val="0"/>
        </w:rPr>
        <w:t xml:space="preserve"> Die geltenden Regeln über Prüferzahl, Bewertung, Bestehen und Behandlung abweichender Bewertungen einhalten. Eine technische Assistenz darf diese Regeln nicht eigenmächtig ändern. Entscheidungsgrundlagen und erforderliche Begründungen für Einsicht, Einwendungen und Rechtsbehelfe erhalten. Im Überdenkensverfahren konkrete Einwendungen nach den ursprünglichen Bewertungsmaßstäben prüfen und die Entscheidung begründen.</w:t>
      </w:r>
    </w:p>
    <w:p>
      <w:pPr>
        <w:pStyle w:val="Heading1"/>
      </w:pPr>
      <w:r>
        <w:t>4 Verwaltungsverfahrensgesetz</w:t>
      </w:r>
    </w:p>
    <w:p>
      <w:pPr>
        <w:keepNext/>
        <w:widowControl/>
        <w:rPr>
          <w:ins w:id="9" w:author="Gradias Research Review" w:date="2026-10-10T12:00:00Z"/>
        </w:rPr>
      </w:pPr>
      <w:ins w:id="10" w:author="Gradias Research Review" w:date="2026-10-10T12:00:00Z">
        <w:r>
          <w:rPr>
            <w:b/>
          </w:rPr>
          <w:t xml:space="preserve">Normtyp: Nationales Gesetz — Bundesrecht.</w:t>
        </w:r>
      </w:ins>
    </w:p>
    <w:p>
      <w:pPr>
        <w:keepNext/>
        <w:spacing w:after="80" w:line="240" w:lineRule="auto"/>
      </w:pPr>
      <w:hyperlink r:id="rId14">
        <w:r>
          <w:rPr>
            <w:color w:val="444444"/>
            <w:sz w:val="17"/>
            <w:u w:val="single"/>
          </w:rPr>
          <w:t>§ 35a VwVfG</w:t>
        </w:r>
      </w:hyperlink>
    </w:p>
    <w:p>
      <w:r>
        <w:rPr>
          <w:b w:val="0"/>
        </w:rPr>
      </w:r>
      <w:r>
        <w:rPr>
          <w:b/>
        </w:rPr>
        <w:t>Behörde, soweit diese Vorschrift oder eine entsprechende Landesregel gilt:</w:t>
      </w:r>
      <w:r>
        <w:rPr>
          <w:b w:val="0"/>
        </w:rPr>
        <w:t xml:space="preserve"> Einen Verwaltungsakt nur dann vollständig automatisch erlassen, wenn eine Rechtsvorschrift dies erlaubt und weder Ermessen noch Beurteilungsspielraum besteht. Für Prüfungsentscheidungen mit Beurteilungsspielraum trägt § 35a keine Vollautomatisierung. Bei Landesprüfungen die jeweilige Landesvorschrift und das spezielle Prüfungsrecht anwenden; nicht jede einzelne Unterrichtsnote ist ein Verwaltungsakt.</w:t>
      </w:r>
    </w:p>
    <w:p>
      <w:pPr>
        <w:pStyle w:val="Heading1"/>
      </w:pPr>
      <w:r>
        <w:t>5 Beamtenstatusgesetz</w:t>
      </w:r>
    </w:p>
    <w:p>
      <w:pPr>
        <w:keepNext/>
        <w:widowControl/>
        <w:rPr>
          <w:ins w:id="11" w:author="Gradias Research Review" w:date="2026-10-10T12:00:00Z"/>
        </w:rPr>
      </w:pPr>
      <w:ins w:id="12" w:author="Gradias Research Review" w:date="2026-10-10T12:00:00Z">
        <w:r>
          <w:rPr>
            <w:b/>
          </w:rPr>
          <w:t xml:space="preserve">Normtyp: Nationales Gesetz — Bundesrecht.</w:t>
        </w:r>
      </w:ins>
    </w:p>
    <w:p>
      <w:pPr>
        <w:keepNext/>
        <w:spacing w:after="80" w:line="240" w:lineRule="auto"/>
      </w:pPr>
      <w:hyperlink r:id="rId15">
        <w:r>
          <w:rPr>
            <w:color w:val="444444"/>
            <w:sz w:val="17"/>
            <w:u w:val="single"/>
          </w:rPr>
          <w:t>§ 37 BeamtStG</w:t>
        </w:r>
      </w:hyperlink>
    </w:p>
    <w:p>
      <w:r>
        <w:rPr>
          <w:b w:val="0"/>
        </w:rPr>
      </w:r>
      <w:r>
        <w:rPr>
          <w:b/>
        </w:rPr>
        <w:t>Verbeamtete Lehrkraft:</w:t>
      </w:r>
      <w:r>
        <w:rPr>
          <w:b w:val="0"/>
        </w:rPr>
        <w:t xml:space="preserve"> Dienstlich bekannt gewordene geschützte Schüler- und Prüfungsinformationen nicht unbefugt offenbaren. Uploads nur im dienstlich zugelassenen Verfahren und gegenüber befugten Empfängern vornehmen. Die Verschwiegenheitspflicht gilt auch außerhalb des Dienstes und nach Beendigung des Beamtenverhältnisses.</w:t>
      </w:r>
    </w:p>
    <w:p>
      <w:pPr>
        <w:pStyle w:val="Heading1"/>
      </w:pPr>
      <w:r>
        <w:t>6 Strafgesetzbuch</w:t>
      </w:r>
    </w:p>
    <w:p>
      <w:pPr>
        <w:keepNext/>
        <w:widowControl/>
        <w:rPr>
          <w:ins w:id="13" w:author="Gradias Research Review" w:date="2026-10-10T12:00:00Z"/>
        </w:rPr>
      </w:pPr>
      <w:ins w:id="14" w:author="Gradias Research Review" w:date="2026-10-10T12:00:00Z">
        <w:r>
          <w:rPr>
            <w:b/>
          </w:rPr>
          <w:t xml:space="preserve">Normtyp: Nationales Gesetz — Bundesrecht.</w:t>
        </w:r>
      </w:ins>
    </w:p>
    <w:p>
      <w:pPr>
        <w:keepNext/>
        <w:spacing w:after="80" w:line="240" w:lineRule="auto"/>
      </w:pPr>
      <w:hyperlink r:id="rId16">
        <w:r>
          <w:rPr>
            <w:color w:val="444444"/>
            <w:sz w:val="17"/>
            <w:u w:val="single"/>
          </w:rPr>
          <w:t>§ 203 Abs. 2–4 StGB</w:t>
        </w:r>
      </w:hyperlink>
    </w:p>
    <w:p>
      <w:r>
        <w:rPr>
          <w:b w:val="0"/>
        </w:rPr>
      </w:r>
      <w:r>
        <w:rPr>
          <w:b/>
        </w:rPr>
        <w:t>Erfasste Amtsträger und besonders Verpflichtete:</w:t>
      </w:r>
      <w:r>
        <w:rPr>
          <w:b w:val="0"/>
        </w:rPr>
        <w:t xml:space="preserve"> Fremde Geheimnisse nicht unbefugt offenbaren. Bei Mitwirkung externer Personen Offenlegung auf das für deren Tätigkeit Erforderliche begrenzen und die gesetzlich erforderliche Verpflichtung zur Geheimhaltung sicherstellen. Nicht jeder Datenschutzverstoß erfüllt automatisch den Straftatbestand; die persönlichen und sachlichen Voraussetzungen müssen vorliegen.</w:t>
      </w:r>
    </w:p>
    <w:p>
      <w:pPr>
        <w:pStyle w:val="Heading1"/>
      </w:pPr>
      <w:r>
        <w:t>7 Urheberrechtsgesetz</w:t>
      </w:r>
    </w:p>
    <w:p>
      <w:pPr>
        <w:keepNext/>
        <w:widowControl/>
        <w:rPr>
          <w:ins w:id="15" w:author="Gradias Research Review" w:date="2026-10-10T12:00:00Z"/>
        </w:rPr>
      </w:pPr>
      <w:ins w:id="16" w:author="Gradias Research Review" w:date="2026-10-10T12:00:00Z">
        <w:r>
          <w:rPr>
            <w:b/>
          </w:rPr>
          <w:t xml:space="preserve">Normtyp: Nationales Gesetz — Bundesrecht.</w:t>
        </w:r>
      </w:ins>
    </w:p>
    <w:p>
      <w:pPr>
        <w:keepNext/>
        <w:spacing w:after="80" w:line="240" w:lineRule="auto"/>
      </w:pPr>
      <w:hyperlink r:id="rId17">
        <w:r>
          <w:rPr>
            <w:color w:val="444444"/>
            <w:sz w:val="17"/>
            <w:u w:val="single"/>
          </w:rPr>
          <w:t>§§ 2, 15, 16, 31 und 60a UrhG</w:t>
        </w:r>
      </w:hyperlink>
    </w:p>
    <w:p>
      <w:r>
        <w:rPr>
          <w:b/>
        </w:rPr>
        <w:t xml:space="preserve">Anbieter und Einrichtung, soweit geschützte Inhalte vervielfältigt werden: </w:t>
      </w:r>
      <w:r>
        <w:rPr>
          <w:b w:val="0"/>
        </w:rPr>
        <w:t>Beim Hochladen, Speichern oder sonstigen Kopieren urheberrechtlich geschützter Prüfungsantworten, Aufgaben, Lehrbuchauszüge oder Bewertungsunterlagen sicherstellen, dass die benötigten Nutzungsrechte oder eine einschlägige gesetzliche Erlaubnis die konkrete Nutzung beim Anbieter abdecken. Nur geschützte Inhalte und vom Urheberrecht erfasste Handlungen lösen diese Prüfung aus; die fachliche Benotung allein begründet keine zusätzliche urheberrechtliche Genehmigungspflicht. Bereits vorhandene Rechte können ausreichen; nicht für jede Prüfungsarbeit ist eine neue Zustimmung einzuholen. Die Voraussetzungen und Grenzen einer beanspruchten Unterrichtsschranke nach § 60a einhalten. Eine Erlaubnis zur Bewertung umfasst nicht automatisch eigenes Modelltraining oder andere Weiterverwendungen.</w:t>
      </w:r>
    </w:p>
    <w:p>
      <w:pPr>
        <w:pStyle w:val="Heading1"/>
      </w:pPr>
      <w:r>
        <w:t>8 Bundesdatenschutzgesetz</w:t>
      </w:r>
    </w:p>
    <w:p>
      <w:pPr>
        <w:keepNext/>
        <w:widowControl/>
        <w:rPr>
          <w:ins w:id="17" w:author="Gradias Research Review" w:date="2026-10-10T12:00:00Z"/>
        </w:rPr>
      </w:pPr>
      <w:ins w:id="18" w:author="Gradias Research Review" w:date="2026-10-10T12:00:00Z">
        <w:r>
          <w:rPr>
            <w:b/>
          </w:rPr>
          <w:t xml:space="preserve">Normtyp: Nationales Gesetz — Bundesrecht.</w:t>
        </w:r>
      </w:ins>
    </w:p>
    <w:p>
      <w:pPr>
        <w:keepNext/>
        <w:spacing w:after="80" w:line="240" w:lineRule="auto"/>
      </w:pPr>
      <w:hyperlink r:id="rId18">
        <w:r>
          <w:rPr>
            <w:color w:val="444444"/>
            <w:sz w:val="17"/>
            <w:u w:val="single"/>
          </w:rPr>
          <w:t>§ 38 BDSG</w:t>
        </w:r>
      </w:hyperlink>
    </w:p>
    <w:p>
      <w:r>
        <w:rPr>
          <w:b w:val="0"/>
        </w:rPr>
      </w:r>
      <w:r>
        <w:rPr>
          <w:b/>
        </w:rPr>
        <w:t>Nichtöffentlicher Anbieter:</w:t>
      </w:r>
      <w:r>
        <w:rPr>
          <w:b w:val="0"/>
        </w:rPr>
        <w:t xml:space="preserve"> Zusätzlich zu Art. 37 DSGVO einen Datenschutzbeauftragten benennen, wenn regelmäßig mindestens 20 Personen ständig mit automatisierter personenbezogener Datenverarbeitung beschäftigt sind. Unabhängig von der Personenzahl gilt dies unter anderem bei Verarbeitungen, die einer Datenschutz-Folgenabschätzung nach Art. 35 unterliegen. Die Schuldatenschutzregeln öffentlicher Landesschulen ergeben sich dagegen aus dem einschlägigen Landesrecht.</w:t>
      </w:r>
    </w:p>
    <w:p>
      <w:pPr>
        <w:pStyle w:val="Heading1"/>
      </w:pPr>
      <w:r>
        <w:t>9 Schulgesetz Nordrhein-Westfalen</w:t>
      </w:r>
    </w:p>
    <w:p>
      <w:pPr>
        <w:keepNext/>
        <w:widowControl/>
        <w:rPr>
          <w:ins w:id="19" w:author="Gradias Research Review" w:date="2026-10-10T12:00:00Z"/>
        </w:rPr>
      </w:pPr>
      <w:ins w:id="20" w:author="Gradias Research Review" w:date="2026-10-10T12:00:00Z">
        <w:r>
          <w:rPr>
            <w:b/>
          </w:rPr>
          <w:t xml:space="preserve">Normtyp: Landesgesetz — Nordrhein-Westfalen.</w:t>
        </w:r>
      </w:ins>
    </w:p>
    <w:p>
      <w:pPr>
        <w:keepNext/>
        <w:spacing w:after="80" w:line="240" w:lineRule="auto"/>
      </w:pPr>
      <w:hyperlink r:id="rId19">
        <w:r>
          <w:rPr>
            <w:color w:val="444444"/>
            <w:sz w:val="17"/>
            <w:u w:val="single"/>
          </w:rPr>
          <w:t>§§ 48, 57, 120 und 121 SchulG NRW</w:t>
        </w:r>
      </w:hyperlink>
    </w:p>
    <w:p>
      <w:r>
        <w:rPr>
          <w:b w:val="0"/>
        </w:rPr>
      </w:r>
      <w:r>
        <w:rPr>
          <w:b/>
        </w:rPr>
        <w:t>Schule und Lehrkraft in NRW:</w:t>
      </w:r>
      <w:r>
        <w:rPr>
          <w:b w:val="0"/>
        </w:rPr>
        <w:t xml:space="preserve"> Leistungsbewertung im Rahmen der geltenden Vorgaben durch die zuständige Lehrkraft durchführen. Personenbezogene Schülerdaten nur soweit zur gesetzlichen Aufgabenerfüllung erforderlich verarbeiten und nur zuständigen Personen zugänglich machen. Weitere Daten nur mit zulässiger, freiwilliger Einwilligung erheben. Für Lehrerdaten, etwa personenbezogene Korrekturzeiten oder Abweichungsstatistiken, die eigenständige Zweck- und Erforderlichkeitsbegrenzung des § 121 beachten.</w:t>
      </w:r>
    </w:p>
    <w:p>
      <w:pPr>
        <w:pStyle w:val="Heading2"/>
        <w:keepNext/>
        <w:widowControl/>
      </w:pPr>
      <w:r>
        <w:rPr>
          <w:rFonts w:ascii="Calibri" w:hAnsi="Calibri"/>
          <w:b/>
          <w:sz w:val="22"/>
        </w:rPr>
        <w:t>9.1 NRW-Hinweise zur schulischen KI-Nutzung (Ergänzung vom 24.09.2026)</w:t>
      </w:r>
    </w:p>
    <w:p>
      <w:pPr>
        <w:keepNext/>
        <w:widowControl/>
        <w:rPr>
          <w:ins w:id="43" w:author="Gradias Research Review" w:date="2026-10-10T12:00:00Z"/>
        </w:rPr>
      </w:pPr>
      <w:ins w:id="44" w:author="Gradias Research Review" w:date="2026-10-10T12:00:00Z">
        <w:r>
          <w:rPr>
            <w:b/>
          </w:rPr>
          <w:t xml:space="preserve">Normtyp: Empfehlung / amtliche Orientierungshilfe; Medienberatung-FAQ, MSB-Handlungsleitfaden und LDI-Tätigkeitsbericht sind getrennte Quellen mit unterschiedlichem Zuschnitt.</w:t>
        </w:r>
      </w:ins>
    </w:p>
    <w:p>
      <w:pPr>
        <w:widowControl/>
      </w:pPr>
      <w:r>
        <w:rPr>
          <w:b/>
        </w:rPr>
        <w:t>Medienberatung NRW [NRW-1]:</w:t>
      </w:r>
      <w:r>
        <w:t xml:space="preserve"> Die amtlichen FAQ raten grundsätzlich von personenbezogenen Eingaben in KI-Systeme ab. Der Austausch eines Namens gegen eine Schülernummer reicht nicht, wenn eine realistische Wiedererkennung möglich bleibt. Auch die Anonymisierung ist eine Datenverarbeitung mit eigener Rechtsgrundlage; ein dafür eingesetzter KI-Dienst erhält zunächst die unbereinigten Daten. Die FAQ raten deshalb generell von KI zur Anonymisierung ab. Für Lernüberprüfung und Leistungsbewertung verlangen sie eine Prüfung der rechtlichen Rahmenbedingungen. Diese Hinweise sind eine behördliche Orientierung, keine eigenständige Verordnung und kein Nachweis eines deutschlandweiten Verbots sämtlicher KI-gestützter Korrektur.</w:t>
      </w:r>
    </w:p>
    <w:p>
      <w:pPr>
        <w:widowControl/>
      </w:pPr>
      <w:r>
        <w:rPr>
          <w:b/>
        </w:rPr>
        <w:t>LDI NRW, 31. Bericht 2026, Abschnitt 6.1, S. 31–32 [NRW-2]:</w:t>
      </w:r>
      <w:r>
        <w:t xml:space="preserve"> Die Datenschutzaufsicht nennt § 120 Abs. 5 und § 121 Abs. 1 Sätze 1 und 2 SchulG NRW einstweilen als mögliche Rechtsgrundlagen für Lehr- und Lernsysteme. Sie verlangt Schutzmaßnahmen, Datenminimierung und den Ausschluss eigener Verarbeitungszwecke des Anbieters. Die Datenschutz-Folgenabschätzung kann ergeben, dass einzelne KI-Nutzungen eine speziellere gesetzliche Grundlage benötigen. Der Bericht ist gegenüber der pauschalen Zurückhaltung der FAQ differenzierter; er erteilt jedoch keine Freigabe für GRADIAS oder die Verarbeitung vollständiger Klausurscans.</w:t>
      </w:r>
    </w:p>
    <w:p>
      <w:pPr>
        <w:widowControl/>
      </w:pPr>
      <w:r>
        <w:rPr>
          <w:b/>
        </w:rPr>
        <w:t>Einordnung für GRADIAS:</w:t>
      </w:r>
      <w:r>
        <w:t xml:space="preserve"> Die konkrete Zulässigkeit muss für den jeweiligen schulischen Zweck, Datenfluss und Dienst geprüft und dokumentiert werden. Unterricht mit einem geschützten Chatbot, Prüfungsbewertung und Produktentwicklung sind unterschiedliche Zwecke. Die allgemeinen Datenschutz- und Prüfungsanforderungen dieses Dokuments gelten weiter.</w:t>
      </w:r>
    </w:p>
    <w:p>
      <w:pPr>
        <w:widowControl/>
        <w:rPr>
          <w:ins w:id="47" w:author="Gradias Research Review" w:date="2026-10-10T12:00:00Z"/>
        </w:rPr>
      </w:pPr>
      <w:ins w:id="48" w:author="Gradias Research Review" w:date="2026-10-10T12:00:00Z">
        <w:r>
          <w:t xml:space="preserve">MSB-Handlungsleitfaden vom 23. Februar 2023, insbesondere S. 6–9: Bei der beschriebenen Nutzung frei verfügbarer KI dürfen keine personenbezogenen Daten Lernender eingegeben werden. Die eigene pädagogische Bewertung und Prüfung der Ergebnisse bleiben erforderlich. Diese Empfehlung ergänzt SchulG und VO-DV I; sie ist weder ein eigenes Gesetz noch eine pauschale Zulassung externer KI-Korrektur.</w:t>
        </w:r>
      </w:ins>
    </w:p>
    <w:p>
      <w:pPr>
        <w:pStyle w:val="Heading1"/>
      </w:pPr>
      <w:r>
        <w:t>10 Schülerdatenverordnung Nordrhein-Westfalen</w:t>
      </w:r>
    </w:p>
    <w:p>
      <w:pPr>
        <w:keepNext/>
        <w:widowControl/>
        <w:rPr>
          <w:ins w:id="21" w:author="Gradias Research Review" w:date="2026-10-10T12:00:00Z"/>
        </w:rPr>
      </w:pPr>
      <w:ins w:id="22" w:author="Gradias Research Review" w:date="2026-10-10T12:00:00Z">
        <w:r>
          <w:rPr>
            <w:b/>
          </w:rPr>
          <w:t xml:space="preserve">Normtyp: Verordnung — Nordrhein-Westfalen.</w:t>
        </w:r>
      </w:ins>
    </w:p>
    <w:p>
      <w:pPr>
        <w:keepNext/>
        <w:spacing w:after="80" w:line="240" w:lineRule="auto"/>
      </w:pPr>
      <w:hyperlink r:id="rId20">
        <w:r>
          <w:rPr>
            <w:color w:val="444444"/>
            <w:sz w:val="17"/>
            <w:u w:val="single"/>
          </w:rPr>
          <w:t>§§ 1–3 und 9 sowie Anlagen der VO-DV I</w:t>
        </w:r>
      </w:hyperlink>
    </w:p>
    <w:p>
      <w:r>
        <w:rPr>
          <w:b w:val="0"/>
        </w:rPr>
      </w:r>
      <w:r>
        <w:rPr>
          <w:b/>
        </w:rPr>
        <w:t>Schule und Anbieter:</w:t>
      </w:r>
      <w:r>
        <w:rPr>
          <w:b w:val="0"/>
        </w:rPr>
        <w:t xml:space="preserve"> Die in den Anlagen zugelassenen Datenarten, Zwecke und Aufbewahrungsregeln einhalten. Auftragsverarbeitung nach Art. 28 DSGVO nur auf Weisung der Schule oder Schulaufsicht durchführen. Schulische Geräte und Netze so konfigurieren, dass Vertraulichkeit, Integrität und Verfügbarkeit gesichert sind.</w:t>
      </w:r>
    </w:p>
    <w:p>
      <w:r>
        <w:rPr>
          <w:b w:val="0"/>
        </w:rPr>
      </w:r>
      <w:r>
        <w:rPr>
          <w:b/>
        </w:rPr>
        <w:t>Lehrkraft:</w:t>
      </w:r>
      <w:r>
        <w:rPr>
          <w:b w:val="0"/>
        </w:rPr>
        <w:t xml:space="preserve"> Verarbeitung auf privaten Geräten nur im ausdrücklich genehmigten Umfang, mit den zugelassenen Daten und den vorgeschriebenen Nachweisen vornehmen. Die schriftliche Genehmigung der Schulleitung und die Einschränkungen bei bereitgestellten dienstlichen Geräten beachten. Eine Erlaubnis zur lokalen Verarbeitung umfasst nicht automatisch die Übermittlung an einen externen KI-Dienst.</w:t>
      </w:r>
    </w:p>
    <w:p>
      <w:pPr>
        <w:pStyle w:val="Heading2"/>
        <w:keepNext/>
        <w:widowControl/>
      </w:pPr>
      <w:r>
        <w:rPr>
          <w:rFonts w:ascii="Calibri" w:hAnsi="Calibri"/>
          <w:b/>
          <w:sz w:val="22"/>
        </w:rPr>
        <w:t>10.1 Folgerungen für den GRADIAS-Datenfluss</w:t>
      </w:r>
    </w:p>
    <w:p>
      <w:pPr>
        <w:keepNext/>
        <w:widowControl/>
        <w:rPr>
          <w:ins w:id="45" w:author="Gradias Research Review" w:date="2026-10-10T12:00:00Z"/>
        </w:rPr>
      </w:pPr>
      <w:ins w:id="46" w:author="Gradias Research Review" w:date="2026-10-10T12:00:00Z">
        <w:r>
          <w:rPr>
            <w:b/>
          </w:rPr>
          <w:t xml:space="preserve">Normtyp: Anwendungshinweis zu Landesgesetz und Verordnung; kein selbstständiger Rechtssatz.</w:t>
        </w:r>
      </w:ins>
    </w:p>
    <w:p>
      <w:pPr>
        <w:widowControl/>
      </w:pPr>
      <w:r>
        <w:rPr>
          <w:b/>
        </w:rPr>
        <w:t>Scan und Vorverarbeitung:</w:t>
      </w:r>
      <w:r>
        <w:t xml:space="preserve"> Vor einem Upload sind Rechtsgrundlage, Weisung der Schule und gegebenenfalls Auftragsverarbeitung für Scan, OCR und Bereinigung nachzuweisen. Eine spätere Anonymisierung heilt keine unzulässige Übermittlung der Originalarbeit. Ein ungeprüfter KI-Dienst darf nicht zunächst die Originaldaten erhalten, um sie selbst zu anonymisieren. [NRW-1, NRW-4]</w:t>
      </w:r>
    </w:p>
    <w:p>
      <w:pPr>
        <w:widowControl/>
      </w:pPr>
      <w:r>
        <w:rPr>
          <w:b/>
        </w:rPr>
        <w:t>Nachweis statt Etikett:</w:t>
      </w:r>
      <w:r>
        <w:t xml:space="preserve"> Namensschwärzung oder ein QR-Code mit weiter verfügbarem Zuordnungsschlüssel begründen für die Schule keine Anonymität. Zusätzlich sind Freitext, charakteristische Formulierungen, Kontext und Metadaten auf Wiedererkennung zu prüfen. Ob die an einen bestimmten Empfänger übermittelten Daten anonym sind, hängt von den vernünftigerweise verfügbaren Identifizierungsmitteln ab. Auch bei anonymen Modell-Eingaben bleiben schulinterne Zuordnung, Kontodaten und zuordenbare Ergebnisse gesondert datenschutzpflichtig. [NRW-1, NRW-2; Art. 4 und Erwägungsgrund 26 DSGVO]</w:t>
      </w:r>
    </w:p>
    <w:p>
      <w:pPr>
        <w:widowControl/>
      </w:pPr>
      <w:r>
        <w:rPr>
          <w:b/>
        </w:rPr>
        <w:t>Architektur-Empfehlung:</w:t>
      </w:r>
      <w:r>
        <w:t xml:space="preserve"> Einen schulisch autorisierten Bereich für Originaldaten, OCR und Bereinigung von der externen Modellverarbeitung trennen und die Übergabe kontrollieren. Dies ist eine aus den Anforderungen abgeleitete Gestaltungsempfehlung, keine nachgewiesene gesetzliche Pflicht zu zwei physisch getrennten Systemen. EU-Hosting oder ein europäischer Anbieter allein ersetzen weder Rechtsgrundlage noch Prüfung von Unterauftragnehmern, Supportzugriffen, Protokollen, Backups und Drittlandtransfers. Eine Benotung bleibt der eigenständigen fachlichen Prüfung der Lehrkraft unterworfen. [NRW-4, NRW-5; ergänzend Abschnitte 1 und 9]</w:t>
      </w:r>
    </w:p>
    <w:p>
      <w:pPr>
        <w:pStyle w:val="Heading1"/>
      </w:pPr>
      <w:r>
        <w:t>11 Landespersonalvertretungsgesetz Nordrhein-Westfalen</w:t>
      </w:r>
    </w:p>
    <w:p>
      <w:pPr>
        <w:keepNext/>
        <w:widowControl/>
        <w:rPr>
          <w:ins w:id="23" w:author="Gradias Research Review" w:date="2026-10-10T12:00:00Z"/>
        </w:rPr>
      </w:pPr>
      <w:ins w:id="24" w:author="Gradias Research Review" w:date="2026-10-10T12:00:00Z">
        <w:r>
          <w:rPr>
            <w:b/>
          </w:rPr>
          <w:t xml:space="preserve">Normtyp: Landesgesetz — Nordrhein-Westfalen.</w:t>
        </w:r>
      </w:ins>
    </w:p>
    <w:p>
      <w:pPr>
        <w:keepNext/>
        <w:spacing w:after="80" w:line="240" w:lineRule="auto"/>
      </w:pPr>
      <w:hyperlink r:id="rId21">
        <w:r>
          <w:rPr>
            <w:color w:val="444444"/>
            <w:sz w:val="17"/>
            <w:u w:val="single"/>
          </w:rPr>
          <w:t>§ 72 LPVG NRW</w:t>
        </w:r>
      </w:hyperlink>
    </w:p>
    <w:p>
      <w:r>
        <w:rPr>
          <w:b w:val="0"/>
        </w:rPr>
      </w:r>
      <w:r>
        <w:rPr>
          <w:b/>
        </w:rPr>
        <w:t>Dienststelle in NRW:</w:t>
      </w:r>
      <w:r>
        <w:rPr>
          <w:b w:val="0"/>
        </w:rPr>
        <w:t xml:space="preserve"> Vor Einführung, Anwendung oder Erweiterung einer erfassten technischen Einrichtung das gesetzliche Mitbestimmungsverfahren durchführen, soweit die Eignung zur Überwachung von Verhalten oder Leistung der Beschäftigten nicht ausgeschlossen ist. Personenbezogene Nutzungsprotokolle und Korrekturstatistiken bei dieser Prüfung berücksichtigen. Eine Freigabe durch die Schulleitung ersetzt erforderliche Personalratsbeteiligung nicht.</w:t>
      </w:r>
    </w:p>
    <w:p>
      <w:pPr>
        <w:pStyle w:val="Heading1"/>
      </w:pPr>
      <w:r>
        <w:t>12 Bayerisches Gesetz über das Erziehungs- und Unterrichtswesen</w:t>
      </w:r>
    </w:p>
    <w:p>
      <w:pPr>
        <w:keepNext/>
        <w:widowControl/>
        <w:rPr>
          <w:ins w:id="25" w:author="Gradias Research Review" w:date="2026-10-10T12:00:00Z"/>
        </w:rPr>
      </w:pPr>
      <w:ins w:id="26" w:author="Gradias Research Review" w:date="2026-10-10T12:00:00Z">
        <w:r>
          <w:rPr>
            <w:b/>
          </w:rPr>
          <w:t xml:space="preserve">Normtyp: Landesgesetz — Bayern.</w:t>
        </w:r>
      </w:ins>
    </w:p>
    <w:p>
      <w:pPr>
        <w:keepNext/>
        <w:spacing w:after="80" w:line="240" w:lineRule="auto"/>
      </w:pPr>
      <w:hyperlink r:id="rId22">
        <w:r>
          <w:rPr>
            <w:color w:val="444444"/>
            <w:sz w:val="17"/>
            <w:u w:val="single"/>
          </w:rPr>
          <w:t>Art. 52 und 85 BayEUG</w:t>
        </w:r>
      </w:hyperlink>
    </w:p>
    <w:p>
      <w:r>
        <w:rPr>
          <w:b w:val="0"/>
        </w:rPr>
      </w:r>
      <w:r>
        <w:rPr>
          <w:b/>
        </w:rPr>
        <w:t>Bayerische Schule und Lehrkraft:</w:t>
      </w:r>
      <w:r>
        <w:rPr>
          <w:b w:val="0"/>
        </w:rPr>
        <w:t xml:space="preserve"> Leistungen nach den gesetzlichen und schulartspezifischen Bewertungsregeln erheben und beurteilen. Schülerdaten nur im für gesetzliche Aufgaben erforderlichen Umfang verarbeiten. Schülerunterlagen nach den gesetzlichen Vorgaben führen und Datenzugriffe sowie Übermittlungen auf berechtigte Zwecke begrenzen. Die Regeln über zentrale Schulverwaltung in Art. 85a sind keine allgemeine Freigabe eines kommerziellen KI-Korrekturdienstes.</w:t>
      </w:r>
    </w:p>
    <w:p>
      <w:pPr>
        <w:pStyle w:val="Heading1"/>
      </w:pPr>
      <w:r>
        <w:t>13 Bayerische Schulordnung</w:t>
      </w:r>
    </w:p>
    <w:p>
      <w:pPr>
        <w:keepNext/>
        <w:widowControl/>
        <w:rPr>
          <w:ins w:id="27" w:author="Gradias Research Review" w:date="2026-10-10T12:00:00Z"/>
        </w:rPr>
      </w:pPr>
      <w:ins w:id="28" w:author="Gradias Research Review" w:date="2026-10-10T12:00:00Z">
        <w:r>
          <w:rPr>
            <w:b/>
          </w:rPr>
          <w:t xml:space="preserve">Normtyp: Verordnung — Bayern.</w:t>
        </w:r>
      </w:ins>
    </w:p>
    <w:p>
      <w:pPr>
        <w:keepNext/>
        <w:spacing w:after="80" w:line="240" w:lineRule="auto"/>
      </w:pPr>
      <w:hyperlink r:id="rId23">
        <w:r>
          <w:rPr>
            <w:color w:val="444444"/>
            <w:sz w:val="17"/>
            <w:u w:val="single"/>
          </w:rPr>
          <w:t>§ 46 und Anlage 2 BaySchO</w:t>
        </w:r>
      </w:hyperlink>
    </w:p>
    <w:p>
      <w:r>
        <w:rPr>
          <w:b w:val="0"/>
        </w:rPr>
      </w:r>
      <w:r>
        <w:rPr>
          <w:b/>
        </w:rPr>
        <w:t>Bayerische Schule:</w:t>
      </w:r>
      <w:r>
        <w:rPr>
          <w:b w:val="0"/>
        </w:rPr>
        <w:t xml:space="preserve"> Personenbezogene Daten nur in Verfahren verarbeiten, deren Zweck, Umfang und Art den Vorgaben der Anlage 2 entsprechen; bei kombinierten Verfahren die jeweiligen Vorgaben weiter einhalten. Vorgeschriebene Schulverwaltungsverfahren verwenden, soweit § 46 Abs. 3 dies verlangt. Die externe KI-Anwendung gesondert anhand des einschlägigen Verfahrens prüfen.</w:t>
      </w:r>
    </w:p>
    <w:p>
      <w:pPr>
        <w:pStyle w:val="Heading1"/>
      </w:pPr>
      <w:r>
        <w:t>14 Niedersächsisches Schulgesetz</w:t>
      </w:r>
    </w:p>
    <w:p>
      <w:pPr>
        <w:keepNext/>
        <w:widowControl/>
        <w:rPr>
          <w:ins w:id="29" w:author="Gradias Research Review" w:date="2026-10-10T12:00:00Z"/>
        </w:rPr>
      </w:pPr>
      <w:ins w:id="30" w:author="Gradias Research Review" w:date="2026-10-10T12:00:00Z">
        <w:r>
          <w:rPr>
            <w:b/>
          </w:rPr>
          <w:t xml:space="preserve">Normtyp: Landesgesetz — Niedersachsen.</w:t>
        </w:r>
      </w:ins>
    </w:p>
    <w:p>
      <w:pPr>
        <w:keepNext/>
        <w:spacing w:after="80" w:line="240" w:lineRule="auto"/>
      </w:pPr>
      <w:hyperlink r:id="rId24">
        <w:r>
          <w:rPr>
            <w:color w:val="444444"/>
            <w:sz w:val="17"/>
            <w:u w:val="single"/>
          </w:rPr>
          <w:t>§ 31 NSchG</w:t>
        </w:r>
      </w:hyperlink>
    </w:p>
    <w:p>
      <w:r>
        <w:rPr>
          <w:b w:val="0"/>
        </w:rPr>
      </w:r>
      <w:r>
        <w:rPr>
          <w:b/>
        </w:rPr>
        <w:t>Schule und Lehrkraft in Niedersachsen:</w:t>
      </w:r>
      <w:r>
        <w:rPr>
          <w:b w:val="0"/>
        </w:rPr>
        <w:t xml:space="preserve"> Schülerdaten nur im gesetzlich zugelassenen, erforderlichen Umfang verarbeiten. Für den Einsatz digitaler Lehr- und Lernsysteme sowie schulischer Arbeits- und Kommunikationsplattformen die Voraussetzungen des § 31 Abs. 5 erfüllen, insbesondere die Zustimmung der Schulleitung. Nur die für das jeweilige Verfahren erforderlichen Daten übermitteln und die festgelegten schulischen Zugriffs- und Verwendungsgrenzen einhalten.</w:t>
      </w:r>
    </w:p>
    <w:p>
      <w:pPr>
        <w:pStyle w:val="Heading1"/>
      </w:pPr>
      <w:r>
        <w:t>15 Hessisches Schulgesetz</w:t>
      </w:r>
    </w:p>
    <w:p>
      <w:pPr>
        <w:keepNext/>
        <w:widowControl/>
        <w:rPr>
          <w:ins w:id="31" w:author="Gradias Research Review" w:date="2026-10-10T12:00:00Z"/>
        </w:rPr>
      </w:pPr>
      <w:ins w:id="32" w:author="Gradias Research Review" w:date="2026-10-10T12:00:00Z">
        <w:r>
          <w:rPr>
            <w:b/>
          </w:rPr>
          <w:t xml:space="preserve">Normtyp: Landesgesetz — Hessen.</w:t>
        </w:r>
      </w:ins>
    </w:p>
    <w:p>
      <w:pPr>
        <w:keepNext/>
        <w:spacing w:after="80" w:line="240" w:lineRule="auto"/>
      </w:pPr>
      <w:hyperlink r:id="rId25">
        <w:r>
          <w:rPr>
            <w:color w:val="444444"/>
            <w:sz w:val="17"/>
            <w:u w:val="single"/>
          </w:rPr>
          <w:t>§§ 73 und 83 HSchG</w:t>
        </w:r>
      </w:hyperlink>
    </w:p>
    <w:p>
      <w:r>
        <w:rPr>
          <w:b w:val="0"/>
        </w:rPr>
      </w:r>
      <w:r>
        <w:rPr>
          <w:b/>
        </w:rPr>
        <w:t>Hessische Schule und Lehrkraft:</w:t>
      </w:r>
      <w:r>
        <w:rPr>
          <w:b w:val="0"/>
        </w:rPr>
        <w:t xml:space="preserve"> Leistungsbewertung nach den gesetzlichen und prüfungsrechtlichen Vorgaben durchführen. Personenbezogene Daten nur für die übertragenen schulischen Aufgaben im erforderlichen Umfang erheben und verarbeiten. Für externe Verarbeitung eine die konkrete Nutzung tragende Befugnis und das erforderliche Auftragsverhältnis sicherstellen; dienstliche Vorgaben zur Nutzung externer KI-Angebote einhalten. Die allgemeine Bewertungskompetenz erlaubt keine beliebige Weitergabe von Prüfungsarbeiten.</w:t>
      </w:r>
    </w:p>
    <w:p>
      <w:pPr>
        <w:pStyle w:val="Heading1"/>
      </w:pPr>
      <w:r>
        <w:t>16 Schulgesetz Baden-Württemberg</w:t>
      </w:r>
    </w:p>
    <w:p>
      <w:pPr>
        <w:keepNext/>
        <w:widowControl/>
        <w:rPr>
          <w:ins w:id="33" w:author="Gradias Research Review" w:date="2026-10-10T12:00:00Z"/>
        </w:rPr>
      </w:pPr>
      <w:ins w:id="34" w:author="Gradias Research Review" w:date="2026-10-10T12:00:00Z">
        <w:r>
          <w:rPr>
            <w:b/>
          </w:rPr>
          <w:t xml:space="preserve">Normtyp: Landesgesetz — Baden-Württemberg.</w:t>
        </w:r>
      </w:ins>
    </w:p>
    <w:p>
      <w:pPr>
        <w:keepNext/>
        <w:spacing w:after="80" w:line="240" w:lineRule="auto"/>
      </w:pPr>
      <w:hyperlink r:id="rId26">
        <w:r>
          <w:rPr>
            <w:color w:val="444444"/>
            <w:sz w:val="17"/>
            <w:u w:val="single"/>
          </w:rPr>
          <w:t>§ 115b SchG</w:t>
        </w:r>
      </w:hyperlink>
    </w:p>
    <w:p>
      <w:r>
        <w:rPr>
          <w:b w:val="0"/>
        </w:rPr>
      </w:r>
      <w:r>
        <w:rPr>
          <w:b/>
        </w:rPr>
        <w:t>Schule in Baden-Württemberg:</w:t>
      </w:r>
      <w:r>
        <w:rPr>
          <w:b w:val="0"/>
        </w:rPr>
        <w:t xml:space="preserve"> Digitale Lehr- und Lernformen nur im gesetzlich bestimmten Zweck- und Erforderlichkeitsrahmen einsetzen und Vertraulichkeit sichern. Automatisierte adaptive Verfahren nach Abs. 9 nur zur technischen Unterstützung und Förderung des individuellen Lernwegs im Rahmen der Digitalunterrichtsverordnung verwenden. Diese besondere Lernförderungsbefugnis nicht als eigenständige Erlaubnis für verbindliche KI-Noten verwenden.</w:t>
      </w:r>
    </w:p>
    <w:p>
      <w:pPr>
        <w:pStyle w:val="Heading1"/>
      </w:pPr>
      <w:r>
        <w:t>17 Notenbildungsverordnung Baden-Württemberg</w:t>
      </w:r>
    </w:p>
    <w:p>
      <w:pPr>
        <w:keepNext/>
        <w:widowControl/>
        <w:rPr>
          <w:ins w:id="35" w:author="Gradias Research Review" w:date="2026-10-10T12:00:00Z"/>
        </w:rPr>
      </w:pPr>
      <w:ins w:id="36" w:author="Gradias Research Review" w:date="2026-10-10T12:00:00Z">
        <w:r>
          <w:rPr>
            <w:b/>
          </w:rPr>
          <w:t xml:space="preserve">Normtyp: Verordnung — Baden-Württemberg.</w:t>
        </w:r>
      </w:ins>
    </w:p>
    <w:p>
      <w:pPr>
        <w:keepNext/>
        <w:spacing w:after="80" w:line="240" w:lineRule="auto"/>
      </w:pPr>
      <w:hyperlink r:id="rId27">
        <w:r>
          <w:rPr>
            <w:color w:val="444444"/>
            <w:sz w:val="17"/>
            <w:u w:val="single"/>
          </w:rPr>
          <w:t>§ 7 NVO</w:t>
        </w:r>
      </w:hyperlink>
    </w:p>
    <w:p>
      <w:r>
        <w:rPr>
          <w:b w:val="0"/>
        </w:rPr>
      </w:r>
      <w:r>
        <w:rPr>
          <w:b/>
        </w:rPr>
        <w:t>Lehrkraft in Baden-Württemberg:</w:t>
      </w:r>
      <w:r>
        <w:rPr>
          <w:b w:val="0"/>
        </w:rPr>
        <w:t xml:space="preserve"> Die Leistungsbewertung auf die eigenen schriftlichen, mündlichen und praktischen Leistungen des Schülers im Unterricht stützen, einschließlich zulässig digital erbrachter Leistungen. Die Bewertungskriterien zugrunde legen und die pädagogisch-fachliche Verantwortung selbst wahrnehmen. KI-Ausgaben müssen an der tatsächlichen Schülerleistung geprüft werden.</w:t>
      </w:r>
    </w:p>
    <w:p>
      <w:pPr>
        <w:pStyle w:val="Heading1"/>
      </w:pPr>
      <w:r>
        <w:t>18 Betriebsverfassungsgesetz</w:t>
      </w:r>
    </w:p>
    <w:p>
      <w:pPr>
        <w:keepNext/>
        <w:widowControl/>
        <w:rPr>
          <w:ins w:id="37" w:author="Gradias Research Review" w:date="2026-10-10T12:00:00Z"/>
        </w:rPr>
      </w:pPr>
      <w:ins w:id="38" w:author="Gradias Research Review" w:date="2026-10-10T12:00:00Z">
        <w:r>
          <w:rPr>
            <w:b/>
          </w:rPr>
          <w:t xml:space="preserve">Normtyp: Nationales Gesetz — Bundesrecht.</w:t>
        </w:r>
      </w:ins>
    </w:p>
    <w:p>
      <w:pPr>
        <w:keepNext/>
        <w:spacing w:after="80" w:line="240" w:lineRule="auto"/>
      </w:pPr>
      <w:hyperlink r:id="rId28">
        <w:r>
          <w:rPr>
            <w:color w:val="444444"/>
            <w:sz w:val="17"/>
            <w:u w:val="single"/>
          </w:rPr>
          <w:t>§ 87 Abs. 1 Nr. 6 BetrVG</w:t>
        </w:r>
      </w:hyperlink>
    </w:p>
    <w:p>
      <w:r>
        <w:rPr>
          <w:b w:val="0"/>
        </w:rPr>
      </w:r>
      <w:r>
        <w:rPr>
          <w:b/>
        </w:rPr>
        <w:t>Privater Arbeitgeber im Anwendungsbereich des BetrVG:</w:t>
      </w:r>
      <w:r>
        <w:rPr>
          <w:b w:val="0"/>
        </w:rPr>
        <w:t xml:space="preserve"> Bestehende Mitbestimmungsrechte des Betriebsrats bei Einführung und Anwendung technischer Einrichtungen zur Verhaltens- oder Leistungskontrolle beachten. Dies kann personenbezogene Auswertungen über Lehrkräfte oder Anbieterbeschäftigte erfassen. Vor Nutzung die erforderliche Beteiligung abschließen und vereinbarte Nutzungsgrenzen umsetzen.</w:t>
      </w:r>
    </w:p>
    <w:p>
      <w:pPr>
        <w:pStyle w:val="Heading1"/>
      </w:pPr>
      <w:r>
        <w:t>19 Telekommunikation-Digitale-Dienste-Datenschutz-Gesetz</w:t>
      </w:r>
    </w:p>
    <w:p>
      <w:pPr>
        <w:keepNext/>
        <w:widowControl/>
        <w:rPr>
          <w:ins w:id="39" w:author="Gradias Research Review" w:date="2026-10-10T12:00:00Z"/>
        </w:rPr>
      </w:pPr>
      <w:ins w:id="40" w:author="Gradias Research Review" w:date="2026-10-10T12:00:00Z">
        <w:r>
          <w:rPr>
            <w:b/>
          </w:rPr>
          <w:t xml:space="preserve">Normtyp: Nationales Gesetz — Bundesrecht.</w:t>
        </w:r>
      </w:ins>
    </w:p>
    <w:p>
      <w:pPr>
        <w:keepNext/>
        <w:spacing w:after="80" w:line="240" w:lineRule="auto"/>
      </w:pPr>
      <w:hyperlink r:id="rId29">
        <w:r>
          <w:rPr>
            <w:color w:val="444444"/>
            <w:sz w:val="17"/>
            <w:u w:val="single"/>
          </w:rPr>
          <w:t>§ 25 TDDDG</w:t>
        </w:r>
      </w:hyperlink>
    </w:p>
    <w:p>
      <w:pPr>
        <w:widowControl/>
        <w:rPr>
          <w:ins w:id="49" w:author="Gradias Research Review" w:date="2026-10-10T12:00:00Z"/>
        </w:rPr>
      </w:pPr>
      <w:hyperlink r:id="rIdReview51">
        <w:ins w:id="50" w:author="Gradias Research Review" w:date="2026-10-10T12:00:00Z">
          <w:r>
            <w:rPr>
              <w:rStyle w:val="Hyperlink"/>
            </w:rPr>
            <w:t xml:space="preserve">Aktueller amtlicher Link: § 25 TDDDG (Gesetze im Internet).</w:t>
          </w:r>
        </w:ins>
      </w:hyperlink>
    </w:p>
    <w:p>
      <w:r>
        <w:rPr>
          <w:b w:val="0"/>
        </w:rPr>
      </w:r>
      <w:r>
        <w:rPr>
          <w:b/>
        </w:rPr>
        <w:t>Anbieter:</w:t>
      </w:r>
      <w:r>
        <w:rPr>
          <w:b w:val="0"/>
        </w:rPr>
        <w:t xml:space="preserve"> Vor Speicherung von Informationen auf Endgeräten oder Zugriff darauf eine informierte Einwilligung einholen, soweit keine gesetzliche Ausnahme greift. Technisch unbedingt erforderliche Vorgänge für einen ausdrücklich gewünschten Dienst können ausgenommen sein; optionale Analyse- und Werbetracker sind nicht allein wegen ihres wirtschaftlichen Nutzens erforderlich.</w:t>
      </w:r>
    </w:p>
    <w:p>
      <w:pPr>
        <w:pStyle w:val="Heading1"/>
        <w:pageBreakBefore/>
        <w:spacing w:after="160"/>
      </w:pPr>
      <w:r>
        <w:t>Quellen der NRW-Ergänzung vom 24.09.2026</w:t>
      </w:r>
    </w:p>
    <w:p>
      <w:r>
        <w:t xml:space="preserve">[NRW-1] </w:t>
      </w:r>
      <w:hyperlink r:id="rId31">
        <w:r>
          <w:rPr>
            <w:rStyle w:val="Hyperlink"/>
            <w:u w:val="single"/>
            <w:color w:val="404040"/>
          </w:rPr>
          <w:t>Medienberatung NRW: Fragen zur KI-Nutzung im Bereich Schule</w:t>
        </w:r>
      </w:hyperlink>
      <w:r>
        <w:t>. Amtliche Orientierungshilfe; undatiert, abgerufen am 24.09.2026.</w:t>
      </w:r>
    </w:p>
    <w:p>
      <w:r>
        <w:t xml:space="preserve">[NRW-2] </w:t>
      </w:r>
      <w:hyperlink r:id="rId32">
        <w:r>
          <w:rPr>
            <w:rStyle w:val="Hyperlink"/>
            <w:u w:val="single"/>
            <w:color w:val="404040"/>
          </w:rPr>
          <w:t>LDI NRW: 31. Bericht 2026, Abschnitt 6.1, S. 31–32</w:t>
        </w:r>
      </w:hyperlink>
      <w:r>
        <w:t>. Aufsichtsbehördlicher Bericht zum Berichtsjahr 2025; PDF-Seiten 33–34.</w:t>
      </w:r>
    </w:p>
    <w:p>
      <w:r>
        <w:t xml:space="preserve">[NRW-3] </w:t>
      </w:r>
      <w:hyperlink r:id="rId33">
        <w:r>
          <w:rPr>
            <w:rStyle w:val="Hyperlink"/>
            <w:u w:val="single"/>
            <w:color w:val="404040"/>
          </w:rPr>
          <w:t>MSB NRW: Umgang mit textgenerierenden KI-Systemen – Handlungsleitfaden</w:t>
        </w:r>
      </w:hyperlink>
      <w:r>
        <w:t>. Ergänzende historische Orientierung vom 23.02.2023, insbesondere S. 6.</w:t>
      </w:r>
    </w:p>
    <w:p>
      <w:r>
        <w:t xml:space="preserve">[NRW-4] </w:t>
      </w:r>
      <w:hyperlink r:id="rId34">
        <w:r>
          <w:rPr>
            <w:rStyle w:val="Hyperlink"/>
            <w:u w:val="single"/>
            <w:color w:val="404040"/>
          </w:rPr>
          <w:t>VO-DV I NRW, insbesondere §§ 1–3</w:t>
        </w:r>
      </w:hyperlink>
      <w:r>
        <w:t>. Rechtsverordnung; BASS-Fassung am 24.09.2026 geprüft.</w:t>
      </w:r>
    </w:p>
    <w:p>
      <w:r>
        <w:t xml:space="preserve">[NRW-5] </w:t>
      </w:r>
      <w:hyperlink r:id="rId35">
        <w:r>
          <w:rPr>
            <w:rStyle w:val="Hyperlink"/>
            <w:u w:val="single"/>
            <w:color w:val="404040"/>
          </w:rPr>
          <w:t>Schulgesetz NRW, insbesondere §§ 48, 57, 120 und 121</w:t>
        </w:r>
      </w:hyperlink>
      <w:r>
        <w:t>. Landesgesetz; BASS-Fassung am 24.09.2026 geprüft.</w:t>
      </w:r>
    </w:p>
    <w:p>
      <w:pPr>
        <w:spacing w:before="160"/>
      </w:pPr>
      <w:del w:id="51" w:author="Gradias Research Review" w:date="2026-10-10T12:00:00Z">
        <w:r>
          <w:delText xml:space="preserve">Quellenherkunft: Die Ergänzung beruht auf den hier verlinkten amtlichen Quellen. Der genaue, von Johannes im GRADIAS-WhatsApp-Chat geteilte Datenschutzartikel ist bislang nicht eindeutig identifiziert. Die NRW-Diskussion vom 10.09.2026 belegt den Rechercheanlass, nicht die Herkunft eines bestimmten Links. Die übrigen Abschnitte wurden im Rahmen dieser Ergänzung nicht erneut vollständig geprüft.</w:delText>
        </w:r>
      </w:del>
      <w:ins w:id="52" w:author="Gradias Research Review" w:date="2026-10-10T12:00:00Z">
        <w:r>
          <w:t xml:space="preserve">Quellenprüfung vom 10. Oktober 2026: Die drei im Quellenordner vorhandenen NRW-Quellen wurden einbezogen. Die folgende Länderergänzung erfasst alle 16 Länder einschließlich NRW. Sie trennt Gesetzesrecht, Behördenauslegung und pädagogische Empfehlungen; eine gefundene Handreichung ist keine landesweite Freigabe des konkreten Produkts. Dateien beziehungsweise Links sind im Unterordner Sources/Research_2026-10-10 dokumentiert.</w:t>
        </w:r>
      </w:ins>
    </w:p>
    <w:p>
      <w:pPr>
        <w:pStyle w:val="Heading1"/>
        <w:keepNext/>
        <w:widowControl/>
        <w:rPr>
          <w:ins w:id="53" w:author="Gradias Research Review" w:date="2026-10-10T12:00:00Z"/>
        </w:rPr>
      </w:pPr>
      <w:ins w:id="54" w:author="Gradias Research Review" w:date="2026-10-10T12:00:00Z">
        <w:r>
          <w:t xml:space="preserve">20 Amtliche KI-Hinweise der 16 Bundesländer</w:t>
        </w:r>
      </w:ins>
    </w:p>
    <w:p>
      <w:pPr>
        <w:widowControl/>
        <w:rPr>
          <w:ins w:id="55" w:author="Gradias Research Review" w:date="2026-10-10T12:00:00Z"/>
        </w:rPr>
      </w:pPr>
      <w:ins w:id="56" w:author="Gradias Research Review" w:date="2026-10-10T12:00:00Z">
        <w:r>
          <w:t xml:space="preserve">Recherchefrage: Gibt es vergleichbare Richtlinien oder Hinweise, und was folgt daraus für KI-gestützte Prüfungsbewertung? „Gefunden“ bezeichnet einen belegten amtlichen Fund; „nicht gefunden“ ist kein Nachweis des Nichtbestehens. Erfasst sind veröffentlichte schulische Hinweise, keine flächendeckende Prüfung aller Hochschulprüfungsordnungen oder internen Weisungen.</w:t>
        </w:r>
      </w:ins>
    </w:p>
    <w:p>
      <w:pPr>
        <w:pStyle w:val="Heading2"/>
        <w:keepNext/>
        <w:widowControl/>
        <w:rPr>
          <w:ins w:id="57" w:author="Gradias Research Review" w:date="2026-10-10T12:00:00Z"/>
        </w:rPr>
      </w:pPr>
      <w:ins w:id="58" w:author="Gradias Research Review" w:date="2026-10-10T12:00:00Z">
        <w:r>
          <w:t xml:space="preserve">Baden-Württemberg — LfDI: Rechtsgrundlagen Datenschutz und KI</w:t>
        </w:r>
      </w:ins>
    </w:p>
    <w:p>
      <w:pPr>
        <w:keepNext/>
        <w:widowControl/>
        <w:rPr>
          <w:ins w:id="59" w:author="Gradias Research Review" w:date="2026-10-10T12:00:00Z"/>
        </w:rPr>
      </w:pPr>
      <w:ins w:id="60" w:author="Gradias Research Review" w:date="2026-10-10T12:00:00Z">
        <w:r>
          <w:rPr>
            <w:b/>
          </w:rPr>
          <w:t xml:space="preserve">Normtyp: Empfehlung / amtliche Handreichung. Stand: Abruf 10.10.2026. Fund: Amtliche Hinweise gefunden.</w:t>
        </w:r>
      </w:ins>
    </w:p>
    <w:p>
      <w:pPr>
        <w:widowControl/>
        <w:rPr>
          <w:ins w:id="61" w:author="Gradias Research Review" w:date="2026-10-10T12:00:00Z"/>
        </w:rPr>
      </w:pPr>
      <w:ins w:id="62" w:author="Gradias Research Review" w:date="2026-10-10T12:00:00Z">
        <w:r>
          <w:t xml:space="preserve">Die Aufsicht unterscheidet technische Lernunterstützung nach § 115b Abs. 9 SchG von benotungsäquivalenter Leistungsbeurteilung; Letztere ist nach ihrer Auslegung unzulässig. Die allgemeinen schulischen Grundlagen tragen kein beliebiges Training mit Schülerdaten. Diese aufsichtsbehördliche Rechtsauslegung ist keine neue Verordnung; eine Freigabe durch die Lehrkraft ersetzt die erforderliche gesetzliche Grundlage nicht.</w:t>
        </w:r>
      </w:ins>
    </w:p>
    <w:p>
      <w:pPr>
        <w:widowControl/>
        <w:rPr>
          <w:ins w:id="63" w:author="Gradias Research Review" w:date="2026-10-10T12:00:00Z"/>
        </w:rPr>
      </w:pPr>
      <w:ins w:id="64" w:author="Gradias Research Review" w:date="2026-10-10T12:00:00Z">
        <w:r>
          <w:t xml:space="preserve">Einordnung: Veraltete KI-VO-Fristen im Webtext nicht übernehmen; siehe aktuelle EU-Verordnung.</w:t>
        </w:r>
      </w:ins>
    </w:p>
    <w:p>
      <w:pPr>
        <w:widowControl/>
        <w:rPr>
          <w:ins w:id="65" w:author="Gradias Research Review" w:date="2026-10-10T12:00:00Z"/>
        </w:rPr>
      </w:pPr>
      <w:hyperlink r:id="rIdReview67">
        <w:ins w:id="66" w:author="Gradias Research Review" w:date="2026-10-10T12:00:00Z">
          <w:r>
            <w:rPr>
              <w:rStyle w:val="Hyperlink"/>
            </w:rPr>
            <w:t xml:space="preserve">Primärquelle — Abschnitt Schulen</w:t>
          </w:r>
        </w:ins>
      </w:hyperlink>
    </w:p>
    <w:p>
      <w:pPr>
        <w:pStyle w:val="Heading2"/>
        <w:keepNext/>
        <w:widowControl/>
        <w:rPr>
          <w:ins w:id="67" w:author="Gradias Research Review" w:date="2026-10-10T12:00:00Z"/>
        </w:rPr>
      </w:pPr>
      <w:ins w:id="68" w:author="Gradias Research Review" w:date="2026-10-10T12:00:00Z">
        <w:r>
          <w:t xml:space="preserve">Bayern — Handlungsleitfaden KI in der pädagogischen Praxis</w:t>
        </w:r>
      </w:ins>
    </w:p>
    <w:p>
      <w:pPr>
        <w:keepNext/>
        <w:widowControl/>
        <w:rPr>
          <w:ins w:id="69" w:author="Gradias Research Review" w:date="2026-10-10T12:00:00Z"/>
        </w:rPr>
      </w:pPr>
      <w:ins w:id="70" w:author="Gradias Research Review" w:date="2026-10-10T12:00:00Z">
        <w:r>
          <w:rPr>
            <w:b/>
          </w:rPr>
          <w:t xml:space="preserve">Normtyp: Empfehlung / amtliche Handreichung. Stand: 28.11.2025. Fund: Amtliche Hinweise gefunden.</w:t>
        </w:r>
      </w:ins>
    </w:p>
    <w:p>
      <w:pPr>
        <w:widowControl/>
        <w:rPr>
          <w:ins w:id="71" w:author="Gradias Research Review" w:date="2026-10-10T12:00:00Z"/>
        </w:rPr>
      </w:pPr>
      <w:ins w:id="72" w:author="Gradias Research Review" w:date="2026-10-10T12:00:00Z">
        <w:r>
          <w:t xml:space="preserve">KI als schulisches Betriebsmittel vor Einsatz durch die Schulleitung freigeben lassen. Personenbezogene Eingaben in frei verfügbare Chatbots vermeiden; bei zugelassenen Systemen Rechtsgrundlage, AV-Vertrag und Zweckbindung prüfen. Der Leitfaden verlangt Ausschluss eigener Trainingszwecke und Übermittlungen in Staaten außerhalb des DSGVO-Geltungsbereichs. Die Lehrkraft bleibt für Bewertung verantwortlich.</w:t>
        </w:r>
      </w:ins>
    </w:p>
    <w:p>
      <w:pPr>
        <w:widowControl/>
        <w:rPr>
          <w:ins w:id="73" w:author="Gradias Research Review" w:date="2026-10-10T12:00:00Z"/>
        </w:rPr>
      </w:pPr>
      <w:ins w:id="74" w:author="Gradias Research Review" w:date="2026-10-10T12:00:00Z">
        <w:r>
          <w:t xml:space="preserve">Einordnung: Die territoriale Aussage stammt aus dem Leitfaden, nicht aus einem generellen DSGVO-Verbot aller Nicht-EU-Anbieter.</w:t>
        </w:r>
      </w:ins>
    </w:p>
    <w:p>
      <w:pPr>
        <w:widowControl/>
        <w:rPr>
          <w:ins w:id="75" w:author="Gradias Research Review" w:date="2026-10-10T12:00:00Z"/>
        </w:rPr>
      </w:pPr>
      <w:hyperlink r:id="rIdReview77">
        <w:ins w:id="76" w:author="Gradias Research Review" w:date="2026-10-10T12:00:00Z">
          <w:r>
            <w:rPr>
              <w:rStyle w:val="Hyperlink"/>
            </w:rPr>
            <w:t xml:space="preserve">Primärquelle — S. 5–8, insbesondere 3.2 und Datenschutz</w:t>
          </w:r>
        </w:ins>
      </w:hyperlink>
    </w:p>
    <w:p>
      <w:pPr>
        <w:pStyle w:val="Heading2"/>
        <w:keepNext/>
        <w:widowControl/>
        <w:rPr>
          <w:ins w:id="77" w:author="Gradias Research Review" w:date="2026-10-10T12:00:00Z"/>
        </w:rPr>
      </w:pPr>
      <w:ins w:id="78" w:author="Gradias Research Review" w:date="2026-10-10T12:00:00Z">
        <w:r>
          <w:t xml:space="preserve">Berlin — Empfehlungen zum Umgang mit KI-Anwendungen am Beispiel ChatGPT</w:t>
        </w:r>
      </w:ins>
    </w:p>
    <w:p>
      <w:pPr>
        <w:keepNext/>
        <w:widowControl/>
        <w:rPr>
          <w:ins w:id="79" w:author="Gradias Research Review" w:date="2026-10-10T12:00:00Z"/>
        </w:rPr>
      </w:pPr>
      <w:ins w:id="80" w:author="Gradias Research Review" w:date="2026-10-10T12:00:00Z">
        <w:r>
          <w:rPr>
            <w:b/>
          </w:rPr>
          <w:t xml:space="preserve">Normtyp: Empfehlung / amtliche Handreichung. Stand: 2. Fassung, April 2024. Fund: Amtliche Hinweise gefunden.</w:t>
        </w:r>
      </w:ins>
    </w:p>
    <w:p>
      <w:pPr>
        <w:widowControl/>
        <w:rPr>
          <w:ins w:id="81" w:author="Gradias Research Review" w:date="2026-10-10T12:00:00Z"/>
        </w:rPr>
      </w:pPr>
      <w:ins w:id="82" w:author="Gradias Research Review" w:date="2026-10-10T12:00:00Z">
        <w:r>
          <w:t xml:space="preserve">Leistungsbewertung muss die individuell zurechenbare Eigenleistung erfassen. Bei freiwilliger Nutzung eines Lehrkraftzugangs im Unterricht dürfen keine personenbezogenen Daten Lernender eingegeben werden. Angeordnete private Schülerkonten sind mit freiwilliger Einwilligung nicht zu rechtfertigen. Formatives KI-Feedback ist von schulischer Leistungsbewertung zu unterscheiden.</w:t>
        </w:r>
      </w:ins>
    </w:p>
    <w:p>
      <w:pPr>
        <w:widowControl/>
        <w:rPr>
          <w:ins w:id="83" w:author="Gradias Research Review" w:date="2026-10-10T12:00:00Z"/>
        </w:rPr>
      </w:pPr>
      <w:ins w:id="84" w:author="Gradias Research Review" w:date="2026-10-10T12:00:00Z">
        <w:r>
          <w:t xml:space="preserve">Einordnung: Technische Aussagen zu damaligen ChatGPT-Konten nicht als aktuelle Produkteigenschaften verwenden.</w:t>
        </w:r>
      </w:ins>
    </w:p>
    <w:p>
      <w:pPr>
        <w:widowControl/>
        <w:rPr>
          <w:ins w:id="85" w:author="Gradias Research Review" w:date="2026-10-10T12:00:00Z"/>
        </w:rPr>
      </w:pPr>
      <w:hyperlink r:id="rIdReview87">
        <w:ins w:id="86" w:author="Gradias Research Review" w:date="2026-10-10T12:00:00Z">
          <w:r>
            <w:rPr>
              <w:rStyle w:val="Hyperlink"/>
            </w:rPr>
            <w:t xml:space="preserve">Primärquelle — S. 3–6, Abschnitte 2.1–2.4 und 3</w:t>
          </w:r>
        </w:ins>
      </w:hyperlink>
    </w:p>
    <w:p>
      <w:pPr>
        <w:pStyle w:val="Heading2"/>
        <w:keepNext/>
        <w:widowControl/>
        <w:rPr>
          <w:ins w:id="87" w:author="Gradias Research Review" w:date="2026-10-10T12:00:00Z"/>
        </w:rPr>
      </w:pPr>
      <w:ins w:id="88" w:author="Gradias Research Review" w:date="2026-10-10T12:00:00Z">
        <w:r>
          <w:t xml:space="preserve">Brandenburg — Handlungsleitfaden zur Nutzung textgenerierender KI-Systeme</w:t>
        </w:r>
      </w:ins>
    </w:p>
    <w:p>
      <w:pPr>
        <w:keepNext/>
        <w:widowControl/>
        <w:rPr>
          <w:ins w:id="89" w:author="Gradias Research Review" w:date="2026-10-10T12:00:00Z"/>
        </w:rPr>
      </w:pPr>
      <w:ins w:id="90" w:author="Gradias Research Review" w:date="2026-10-10T12:00:00Z">
        <w:r>
          <w:rPr>
            <w:b/>
          </w:rPr>
          <w:t xml:space="preserve">Normtyp: Empfehlung / amtliche Handreichung. Stand: 2023. Fund: Amtliche Hinweise gefunden.</w:t>
        </w:r>
      </w:ins>
    </w:p>
    <w:p>
      <w:pPr>
        <w:widowControl/>
        <w:rPr>
          <w:ins w:id="91" w:author="Gradias Research Review" w:date="2026-10-10T12:00:00Z"/>
        </w:rPr>
      </w:pPr>
      <w:ins w:id="92" w:author="Gradias Research Review" w:date="2026-10-10T12:00:00Z">
        <w:r>
          <w:t xml:space="preserve">Der Leitfaden behandelt Eigenleistung, Transparenz über KI-Nutzung und die Grenzen von KI-Detektoren. Datenschutz und Urheberrecht bleiben beim Einsatz im Unterricht einzuhalten; personenbezogene Lernendendaten gehören nicht in frei verfügbare KI-Anwendungen. Lehrkräfte müssen Ergebnisse sachlich prüfen. Die Handreichung erlaubt keine eigenständige verbindliche Notenentscheidung durch KI.</w:t>
        </w:r>
      </w:ins>
    </w:p>
    <w:p>
      <w:pPr>
        <w:widowControl/>
        <w:rPr>
          <w:ins w:id="93" w:author="Gradias Research Review" w:date="2026-10-10T12:00:00Z"/>
        </w:rPr>
      </w:pPr>
      <w:ins w:id="94" w:author="Gradias Research Review" w:date="2026-10-10T12:00:00Z">
        <w:r>
          <w:t xml:space="preserve">Einordnung: Pädagogische Empfehlung; keine eigenständige gesetzliche Erlaubnis für externe KI-Korrektur.</w:t>
        </w:r>
      </w:ins>
    </w:p>
    <w:p>
      <w:pPr>
        <w:widowControl/>
        <w:rPr>
          <w:ins w:id="95" w:author="Gradias Research Review" w:date="2026-10-10T12:00:00Z"/>
        </w:rPr>
      </w:pPr>
      <w:hyperlink r:id="rIdReview97">
        <w:ins w:id="96" w:author="Gradias Research Review" w:date="2026-10-10T12:00:00Z">
          <w:r>
            <w:rPr>
              <w:rStyle w:val="Hyperlink"/>
            </w:rPr>
            <w:t xml:space="preserve">Primärquelle — Abschnitte 7, 9 und 10</w:t>
          </w:r>
        </w:ins>
      </w:hyperlink>
    </w:p>
    <w:p>
      <w:pPr>
        <w:pStyle w:val="Heading2"/>
        <w:keepNext/>
        <w:widowControl/>
        <w:rPr>
          <w:ins w:id="97" w:author="Gradias Research Review" w:date="2026-10-10T12:00:00Z"/>
        </w:rPr>
      </w:pPr>
      <w:ins w:id="98" w:author="Gradias Research Review" w:date="2026-10-10T12:00:00Z">
        <w:r>
          <w:t xml:space="preserve">Bremen — KI-Handreichung für Schulen</w:t>
        </w:r>
      </w:ins>
    </w:p>
    <w:p>
      <w:pPr>
        <w:keepNext/>
        <w:widowControl/>
        <w:rPr>
          <w:ins w:id="99" w:author="Gradias Research Review" w:date="2026-10-10T12:00:00Z"/>
        </w:rPr>
      </w:pPr>
      <w:ins w:id="100" w:author="Gradias Research Review" w:date="2026-10-10T12:00:00Z">
        <w:r>
          <w:rPr>
            <w:b/>
          </w:rPr>
          <w:t xml:space="preserve">Normtyp: Empfehlung / amtliche Handreichung. Stand: 2026. Fund: Amtliche Hinweise gefunden.</w:t>
        </w:r>
      </w:ins>
    </w:p>
    <w:p>
      <w:pPr>
        <w:widowControl/>
        <w:rPr>
          <w:ins w:id="101" w:author="Gradias Research Review" w:date="2026-10-10T12:00:00Z"/>
        </w:rPr>
      </w:pPr>
      <w:ins w:id="102" w:author="Gradias Research Review" w:date="2026-10-10T12:00:00Z">
        <w:r>
          <w:t xml:space="preserve">KI darf die Bewertung unterstützend vorbereiten; die Lehrkraft trägt die nicht delegierbare Verantwortung. Bei solchen Verfahren sind der KI-Einsatz schon bei Aufgabenstellung transparent zu machen, datenschutzkonforme Werkzeuge zu verwenden und keine personenbezogenen Daten weiterzugeben. Eine Empfehlung der KI ersetzt die eigene pädagogische Beurteilung nicht.</w:t>
        </w:r>
      </w:ins>
    </w:p>
    <w:p>
      <w:pPr>
        <w:widowControl/>
        <w:rPr>
          <w:ins w:id="103" w:author="Gradias Research Review" w:date="2026-10-10T12:00:00Z"/>
        </w:rPr>
      </w:pPr>
      <w:ins w:id="104" w:author="Gradias Research Review" w:date="2026-10-10T12:00:00Z">
        <w:r>
          <w:t xml:space="preserve">Einordnung: Gilt im beschriebenen schulischen Kontext; keine allgemeine Freigabe beliebiger Anbieter.</w:t>
        </w:r>
      </w:ins>
    </w:p>
    <w:p>
      <w:pPr>
        <w:widowControl/>
        <w:rPr>
          <w:ins w:id="105" w:author="Gradias Research Review" w:date="2026-10-10T12:00:00Z"/>
        </w:rPr>
      </w:pPr>
      <w:hyperlink r:id="rIdReview107">
        <w:ins w:id="106" w:author="Gradias Research Review" w:date="2026-10-10T12:00:00Z">
          <w:r>
            <w:rPr>
              <w:rStyle w:val="Hyperlink"/>
            </w:rPr>
            <w:t xml:space="preserve">Primärquelle — Abschnitt 3.2, S. 9–10</w:t>
          </w:r>
        </w:ins>
      </w:hyperlink>
    </w:p>
    <w:p>
      <w:pPr>
        <w:pStyle w:val="Heading2"/>
        <w:keepNext/>
        <w:widowControl/>
        <w:rPr>
          <w:ins w:id="107" w:author="Gradias Research Review" w:date="2026-10-10T12:00:00Z"/>
        </w:rPr>
      </w:pPr>
      <w:ins w:id="108" w:author="Gradias Research Review" w:date="2026-10-10T12:00:00Z">
        <w:r>
          <w:t xml:space="preserve">Hamburg — LI-Leitlinien für den Einsatz von KI-Systemen</w:t>
        </w:r>
      </w:ins>
    </w:p>
    <w:p>
      <w:pPr>
        <w:keepNext/>
        <w:widowControl/>
        <w:rPr>
          <w:ins w:id="109" w:author="Gradias Research Review" w:date="2026-10-10T12:00:00Z"/>
        </w:rPr>
      </w:pPr>
      <w:ins w:id="110" w:author="Gradias Research Review" w:date="2026-10-10T12:00:00Z">
        <w:r>
          <w:rPr>
            <w:b/>
          </w:rPr>
          <w:t xml:space="preserve">Normtyp: Empfehlung / amtliche Handreichung. Stand: Webfassung, Abruf 10.10.2026. Fund: Amtliche Hinweise gefunden.</w:t>
        </w:r>
      </w:ins>
    </w:p>
    <w:p>
      <w:pPr>
        <w:widowControl/>
        <w:rPr>
          <w:ins w:id="111" w:author="Gradias Research Review" w:date="2026-10-10T12:00:00Z"/>
        </w:rPr>
      </w:pPr>
      <w:ins w:id="112" w:author="Gradias Research Review" w:date="2026-10-10T12:00:00Z">
        <w:r>
          <w:t xml:space="preserve">Die Schulleitung verantwortet den schulischen Datenschutz. Bei freiwilliger Plenumsnutzung eines Lehrkraftzugangs dürfen keine personenbezogenen Schülerdaten übertragen werden. Private Schülerkonten ohne datenschutzkonforme Lösung sollen nicht angeordnet werden. Leistungsanforderungen und Regeln zur Offenlegung der KI-Nutzung müssen klar sein; die Hinweise betreffen vor allem Lernendenarbeit, nicht eine Zulassung autonomer KI-Benotung.</w:t>
        </w:r>
      </w:ins>
    </w:p>
    <w:p>
      <w:pPr>
        <w:widowControl/>
        <w:rPr>
          <w:ins w:id="113" w:author="Gradias Research Review" w:date="2026-10-10T12:00:00Z"/>
        </w:rPr>
      </w:pPr>
      <w:ins w:id="114" w:author="Gradias Research Review" w:date="2026-10-10T12:00:00Z">
        <w:r>
          <w:t xml:space="preserve">Einordnung: Bewertungskapitel: https://ki-portal.li-hamburg.de/#/id/65ec138c841c7a01f9d89e62</w:t>
        </w:r>
      </w:ins>
    </w:p>
    <w:p>
      <w:pPr>
        <w:widowControl/>
        <w:rPr>
          <w:ins w:id="115" w:author="Gradias Research Review" w:date="2026-10-10T12:00:00Z"/>
        </w:rPr>
      </w:pPr>
      <w:hyperlink r:id="rIdReview117">
        <w:ins w:id="116" w:author="Gradias Research Review" w:date="2026-10-10T12:00:00Z">
          <w:r>
            <w:rPr>
              <w:rStyle w:val="Hyperlink"/>
            </w:rPr>
            <w:t xml:space="preserve">Primärquelle — Kapitel Datenschutz und KI; Leistungsbewertung</w:t>
          </w:r>
        </w:ins>
      </w:hyperlink>
    </w:p>
    <w:p>
      <w:pPr>
        <w:pStyle w:val="Heading2"/>
        <w:keepNext/>
        <w:widowControl/>
        <w:rPr>
          <w:ins w:id="117" w:author="Gradias Research Review" w:date="2026-10-10T12:00:00Z"/>
        </w:rPr>
      </w:pPr>
      <w:ins w:id="118" w:author="Gradias Research Review" w:date="2026-10-10T12:00:00Z">
        <w:r>
          <w:t xml:space="preserve">Hessen — Künstliche Intelligenz in Schule und Unterricht</w:t>
        </w:r>
      </w:ins>
    </w:p>
    <w:p>
      <w:pPr>
        <w:keepNext/>
        <w:widowControl/>
        <w:rPr>
          <w:ins w:id="119" w:author="Gradias Research Review" w:date="2026-10-10T12:00:00Z"/>
        </w:rPr>
      </w:pPr>
      <w:ins w:id="120" w:author="Gradias Research Review" w:date="2026-10-10T12:00:00Z">
        <w:r>
          <w:rPr>
            <w:b/>
          </w:rPr>
          <w:t xml:space="preserve">Normtyp: Empfehlung / amtliche Handreichung. Stand: Juli 2023. Fund: Amtliche Hinweise gefunden.</w:t>
        </w:r>
      </w:ins>
    </w:p>
    <w:p>
      <w:pPr>
        <w:widowControl/>
        <w:rPr>
          <w:ins w:id="121" w:author="Gradias Research Review" w:date="2026-10-10T12:00:00Z"/>
        </w:rPr>
      </w:pPr>
      <w:ins w:id="122" w:author="Gradias Research Review" w:date="2026-10-10T12:00:00Z">
        <w:r>
          <w:t xml:space="preserve">KI kann nicht personenbezogenes formatives Feedback unterstützen. Personenbezogene Schülerdaten dürfen nicht in die beschriebenen frei verfügbaren Anwendungen eingegeben werden; Lernende dürfen nicht zu unzulässiger Nutzung verpflichtet werden. Bewertbar bleibt die individuell erbrachte Leistung nach den bestehenden schulrechtlichen Regeln.</w:t>
        </w:r>
      </w:ins>
    </w:p>
    <w:p>
      <w:pPr>
        <w:widowControl/>
        <w:rPr>
          <w:ins w:id="123" w:author="Gradias Research Review" w:date="2026-10-10T12:00:00Z"/>
        </w:rPr>
      </w:pPr>
      <w:ins w:id="124" w:author="Gradias Research Review" w:date="2026-10-10T12:00:00Z">
        <w:r>
          <w:t xml:space="preserve">Einordnung: Die Beispiele zur Lernunterstützung sind keine allgemeine Erlaubnis für summative KI-Benotung.</w:t>
        </w:r>
      </w:ins>
    </w:p>
    <w:p>
      <w:pPr>
        <w:widowControl/>
        <w:rPr>
          <w:ins w:id="125" w:author="Gradias Research Review" w:date="2026-10-10T12:00:00Z"/>
        </w:rPr>
      </w:pPr>
      <w:hyperlink r:id="rIdReview127">
        <w:ins w:id="126" w:author="Gradias Research Review" w:date="2026-10-10T12:00:00Z">
          <w:r>
            <w:rPr>
              <w:rStyle w:val="Hyperlink"/>
            </w:rPr>
            <w:t xml:space="preserve">Primärquelle — S. 14–18, insbesondere IV.2</w:t>
          </w:r>
        </w:ins>
      </w:hyperlink>
    </w:p>
    <w:p>
      <w:pPr>
        <w:pStyle w:val="Heading2"/>
        <w:keepNext/>
        <w:widowControl/>
        <w:rPr>
          <w:ins w:id="127" w:author="Gradias Research Review" w:date="2026-10-10T12:00:00Z"/>
        </w:rPr>
      </w:pPr>
      <w:ins w:id="128" w:author="Gradias Research Review" w:date="2026-10-10T12:00:00Z">
        <w:r>
          <w:t xml:space="preserve">Mecklenburg-Vorpommern — Handreichung zum Einsatz von KI an Schulen</w:t>
        </w:r>
      </w:ins>
    </w:p>
    <w:p>
      <w:pPr>
        <w:keepNext/>
        <w:widowControl/>
        <w:rPr>
          <w:ins w:id="129" w:author="Gradias Research Review" w:date="2026-10-10T12:00:00Z"/>
        </w:rPr>
      </w:pPr>
      <w:ins w:id="130" w:author="Gradias Research Review" w:date="2026-10-10T12:00:00Z">
        <w:r>
          <w:rPr>
            <w:b/>
          </w:rPr>
          <w:t xml:space="preserve">Normtyp: Empfehlung / amtliche Handreichung. Stand: Web-PDF, Abruf 10.10.2026. Fund: Amtliche Hinweise gefunden.</w:t>
        </w:r>
      </w:ins>
    </w:p>
    <w:p>
      <w:pPr>
        <w:widowControl/>
        <w:rPr>
          <w:ins w:id="131" w:author="Gradias Research Review" w:date="2026-10-10T12:00:00Z"/>
        </w:rPr>
      </w:pPr>
      <w:ins w:id="132" w:author="Gradias Research Review" w:date="2026-10-10T12:00:00Z">
        <w:r>
          <w:t xml:space="preserve">Formative Rückmeldungen und technische Bewertungsbeispiele werden beschrieben. Datenschutzrechtlich verlangt die Handreichung, keine personenbezogenen Daten über Prompts oder Klasseninformationen an die KI zu senden; bei personenbezogener Verarbeitung sind Rechtsgrundlage, erforderlicher AV-Vertrag und DSFA vorab zu prüfen. Beispiele ersetzen keine schulrechtliche Erlaubnis verbindlicher KI-Noten.</w:t>
        </w:r>
      </w:ins>
    </w:p>
    <w:p>
      <w:pPr>
        <w:widowControl/>
        <w:rPr>
          <w:ins w:id="133" w:author="Gradias Research Review" w:date="2026-10-10T12:00:00Z"/>
        </w:rPr>
      </w:pPr>
      <w:ins w:id="134" w:author="Gradias Research Review" w:date="2026-10-10T12:00:00Z">
        <w:r>
          <w:t xml:space="preserve">Einordnung: Historische Lizenzangebote im PDF sind keine aktuelle Anbieterfreigabe.</w:t>
        </w:r>
      </w:ins>
    </w:p>
    <w:p>
      <w:pPr>
        <w:widowControl/>
        <w:rPr>
          <w:ins w:id="135" w:author="Gradias Research Review" w:date="2026-10-10T12:00:00Z"/>
        </w:rPr>
      </w:pPr>
      <w:hyperlink r:id="rIdReview137">
        <w:ins w:id="136" w:author="Gradias Research Review" w:date="2026-10-10T12:00:00Z">
          <w:r>
            <w:rPr>
              <w:rStyle w:val="Hyperlink"/>
            </w:rPr>
            <w:t xml:space="preserve">Primärquelle — S. 14–15 und 19–20, Abschnitt 3.1</w:t>
          </w:r>
        </w:ins>
      </w:hyperlink>
    </w:p>
    <w:p>
      <w:pPr>
        <w:pStyle w:val="Heading2"/>
        <w:keepNext/>
        <w:widowControl/>
        <w:rPr>
          <w:ins w:id="137" w:author="Gradias Research Review" w:date="2026-10-10T12:00:00Z"/>
        </w:rPr>
      </w:pPr>
      <w:ins w:id="138" w:author="Gradias Research Review" w:date="2026-10-10T12:00:00Z">
        <w:r>
          <w:t xml:space="preserve">Niedersachsen — Hinweise zum Umgang mit KI</w:t>
        </w:r>
      </w:ins>
    </w:p>
    <w:p>
      <w:pPr>
        <w:keepNext/>
        <w:widowControl/>
        <w:rPr>
          <w:ins w:id="139" w:author="Gradias Research Review" w:date="2026-10-10T12:00:00Z"/>
        </w:rPr>
      </w:pPr>
      <w:ins w:id="140" w:author="Gradias Research Review" w:date="2026-10-10T12:00:00Z">
        <w:r>
          <w:rPr>
            <w:b/>
          </w:rPr>
          <w:t xml:space="preserve">Normtyp: Empfehlung / amtliche Handreichung. Stand: Webfassung, Abruf 10.10.2026. Fund: Amtliche Hinweise gefunden.</w:t>
        </w:r>
      </w:ins>
    </w:p>
    <w:p>
      <w:pPr>
        <w:widowControl/>
        <w:rPr>
          <w:ins w:id="141" w:author="Gradias Research Review" w:date="2026-10-10T12:00:00Z"/>
        </w:rPr>
      </w:pPr>
      <w:ins w:id="142" w:author="Gradias Research Review" w:date="2026-10-10T12:00:00Z">
        <w:r>
          <w:t xml:space="preserve">Die Schulleitung verantwortet die schulische Nutzung. Der Bildungsserver nennt AV-Verträge und den Ausschluss von Trainingsnutzung; personenbezogene Daten dürfen nicht in Chatbot-Prompts oder hochgeladene Dokumente eingegeben werden. Erforderliche Kompetenzmaßnahmen sollen dokumentiert werden. Die Hinweise ergänzen die Freigabe- und Datenschutzregeln des § 31 NSchG.</w:t>
        </w:r>
      </w:ins>
    </w:p>
    <w:p>
      <w:pPr>
        <w:widowControl/>
        <w:rPr>
          <w:ins w:id="143" w:author="Gradias Research Review" w:date="2026-10-10T12:00:00Z"/>
        </w:rPr>
      </w:pPr>
      <w:ins w:id="144" w:author="Gradias Research Review" w:date="2026-10-10T12:00:00Z">
        <w:r>
          <w:t xml:space="preserve">Einordnung: Die Kompetenzdarstellung ist mit dem seit 2026 geänderten Art. 4 KI-VO abzugleichen.</w:t>
        </w:r>
      </w:ins>
    </w:p>
    <w:p>
      <w:pPr>
        <w:widowControl/>
        <w:rPr>
          <w:ins w:id="145" w:author="Gradias Research Review" w:date="2026-10-10T12:00:00Z"/>
        </w:rPr>
      </w:pPr>
      <w:hyperlink r:id="rIdReview147">
        <w:ins w:id="146" w:author="Gradias Research Review" w:date="2026-10-10T12:00:00Z">
          <w:r>
            <w:rPr>
              <w:rStyle w:val="Hyperlink"/>
            </w:rPr>
            <w:t xml:space="preserve">Primärquelle — Hinweise zu Datenschutz, Verantwortung und KI-Kompetenz</w:t>
          </w:r>
        </w:ins>
      </w:hyperlink>
    </w:p>
    <w:p>
      <w:pPr>
        <w:pStyle w:val="Heading2"/>
        <w:keepNext/>
        <w:widowControl/>
        <w:rPr>
          <w:ins w:id="147" w:author="Gradias Research Review" w:date="2026-10-10T12:00:00Z"/>
        </w:rPr>
      </w:pPr>
      <w:ins w:id="148" w:author="Gradias Research Review" w:date="2026-10-10T12:00:00Z">
        <w:r>
          <w:t xml:space="preserve">Nordrhein-Westfalen — Medienberatung NRW: Fragen zur KI-Nutzung im Bereich Schule</w:t>
        </w:r>
      </w:ins>
    </w:p>
    <w:p>
      <w:pPr>
        <w:keepNext/>
        <w:widowControl/>
        <w:rPr>
          <w:ins w:id="149" w:author="Gradias Research Review" w:date="2026-10-10T12:00:00Z"/>
        </w:rPr>
      </w:pPr>
      <w:ins w:id="150" w:author="Gradias Research Review" w:date="2026-10-10T12:00:00Z">
        <w:r>
          <w:rPr>
            <w:b/>
          </w:rPr>
          <w:t xml:space="preserve">Normtyp: Empfehlung / amtliche Handreichung. Stand: Sicherung 24.09.2026; Abruf 10.10.2026. Fund: Amtliche Hinweise gefunden.</w:t>
        </w:r>
      </w:ins>
    </w:p>
    <w:p>
      <w:pPr>
        <w:widowControl/>
        <w:rPr>
          <w:ins w:id="151" w:author="Gradias Research Review" w:date="2026-10-10T12:00:00Z"/>
        </w:rPr>
      </w:pPr>
      <w:ins w:id="152" w:author="Gradias Research Review" w:date="2026-10-10T12:00:00Z">
        <w:r>
          <w:t xml:space="preserve">Die FAQ beschreibt KI-Nutzung ohne personenbezogene Daten. Pseudonymisierung genügt nicht automatisch; Originaldaten dürfen nicht erst zur Anonymisierung an einen ungeprüften KI-Dienst gehen. Ergebnisse sind durch Lehrkräfte zu prüfen; private Schülerkonten dürfen nicht unzulässig erzwungen werden. Die FAQ ist zusammen mit SchulG, VO-DV I, dem MSB-Leitfaden 2023 und dem differenzierteren LDI-Bericht 2026 zu lesen.</w:t>
        </w:r>
      </w:ins>
    </w:p>
    <w:p>
      <w:pPr>
        <w:widowControl/>
        <w:rPr>
          <w:ins w:id="153" w:author="Gradias Research Review" w:date="2026-10-10T12:00:00Z"/>
        </w:rPr>
      </w:pPr>
      <w:ins w:id="154" w:author="Gradias Research Review" w:date="2026-10-10T12:00:00Z">
        <w:r>
          <w:t xml:space="preserve">Einordnung: Die Quellen unterscheiden sich im Zuschnitt: FAQ-Vorsichtsaussage und mögliche gesetzlich abgesicherte Verarbeitung im LDI-Bericht nicht gleichsetzen.</w:t>
        </w:r>
      </w:ins>
    </w:p>
    <w:p>
      <w:pPr>
        <w:widowControl/>
        <w:rPr>
          <w:ins w:id="155" w:author="Gradias Research Review" w:date="2026-10-10T12:00:00Z"/>
        </w:rPr>
      </w:pPr>
      <w:hyperlink r:id="rIdReview157">
        <w:ins w:id="156" w:author="Gradias Research Review" w:date="2026-10-10T12:00:00Z">
          <w:r>
            <w:rPr>
              <w:rStyle w:val="Hyperlink"/>
            </w:rPr>
            <w:t xml:space="preserve">Primärquelle — Datenschutz; Anonymisierung; schulische Verantwortung</w:t>
          </w:r>
        </w:ins>
      </w:hyperlink>
    </w:p>
    <w:p>
      <w:pPr>
        <w:pStyle w:val="Heading2"/>
        <w:keepNext/>
        <w:widowControl/>
        <w:rPr>
          <w:ins w:id="157" w:author="Gradias Research Review" w:date="2026-10-10T12:00:00Z"/>
        </w:rPr>
      </w:pPr>
      <w:ins w:id="158" w:author="Gradias Research Review" w:date="2026-10-10T12:00:00Z">
        <w:r>
          <w:t xml:space="preserve">Rheinland-Pfalz — Schule.Medien.Recht., Baustein 5.10: KI und rechtliche Herausforderungen</w:t>
        </w:r>
      </w:ins>
    </w:p>
    <w:p>
      <w:pPr>
        <w:keepNext/>
        <w:widowControl/>
        <w:rPr>
          <w:ins w:id="159" w:author="Gradias Research Review" w:date="2026-10-10T12:00:00Z"/>
        </w:rPr>
      </w:pPr>
      <w:ins w:id="160" w:author="Gradias Research Review" w:date="2026-10-10T12:00:00Z">
        <w:r>
          <w:rPr>
            <w:b/>
          </w:rPr>
          <w:t xml:space="preserve">Normtyp: Empfehlung / amtliche Handreichung. Stand: Webfassung, Abruf 10.10.2026. Fund: Amtliche Hinweise gefunden.</w:t>
        </w:r>
      </w:ins>
    </w:p>
    <w:p>
      <w:pPr>
        <w:widowControl/>
        <w:rPr>
          <w:ins w:id="161" w:author="Gradias Research Review" w:date="2026-10-10T12:00:00Z"/>
        </w:rPr>
      </w:pPr>
      <w:ins w:id="162" w:author="Gradias Research Review" w:date="2026-10-10T12:00:00Z">
        <w:r>
          <w:t xml:space="preserve">Der Baustein nennt § 67 SchulG als mögliche Grundlage bei notwendiger schulischer Verarbeitung, fordert aber für die beschriebenen KI-Eingaben den Verzicht auf personenbezogene Daten. Trainingsnutzung ist zu deaktivieren. Ergebnisse müssen geprüft werden; die letzte Entscheidung soll bei Menschen bleiben. Lehrkräfte sollen Lernende und Eltern über zulässige Nutzung informieren.</w:t>
        </w:r>
      </w:ins>
    </w:p>
    <w:p>
      <w:pPr>
        <w:widowControl/>
        <w:rPr>
          <w:ins w:id="163" w:author="Gradias Research Review" w:date="2026-10-10T12:00:00Z"/>
        </w:rPr>
      </w:pPr>
      <w:ins w:id="164" w:author="Gradias Research Review" w:date="2026-10-10T12:00:00Z">
        <w:r>
          <w:t xml:space="preserve">Einordnung: Der Webtext setzt Hochrisiko teilweise fälschlich mit Verbot gleich und nennt alte EU-Fristen. Diese Aussagen werden ausdrücklich nicht übernommen.</w:t>
        </w:r>
      </w:ins>
    </w:p>
    <w:p>
      <w:pPr>
        <w:widowControl/>
        <w:rPr>
          <w:ins w:id="165" w:author="Gradias Research Review" w:date="2026-10-10T12:00:00Z"/>
        </w:rPr>
      </w:pPr>
      <w:hyperlink r:id="rIdReview167">
        <w:ins w:id="166" w:author="Gradias Research Review" w:date="2026-10-10T12:00:00Z">
          <w:r>
            <w:rPr>
              <w:rStyle w:val="Hyperlink"/>
            </w:rPr>
            <w:t xml:space="preserve">Primärquelle — Datenschutz und KI; generierte Inhalte</w:t>
          </w:r>
        </w:ins>
      </w:hyperlink>
    </w:p>
    <w:p>
      <w:pPr>
        <w:pStyle w:val="Heading2"/>
        <w:keepNext/>
        <w:widowControl/>
        <w:rPr>
          <w:ins w:id="167" w:author="Gradias Research Review" w:date="2026-10-10T12:00:00Z"/>
        </w:rPr>
      </w:pPr>
      <w:ins w:id="168" w:author="Gradias Research Review" w:date="2026-10-10T12:00:00Z">
        <w:r>
          <w:t xml:space="preserve">Saarland — Online-Schule Saarland: AIS.chat, Einführung und FAQ</w:t>
        </w:r>
      </w:ins>
    </w:p>
    <w:p>
      <w:pPr>
        <w:keepNext/>
        <w:widowControl/>
        <w:rPr>
          <w:ins w:id="169" w:author="Gradias Research Review" w:date="2026-10-10T12:00:00Z"/>
        </w:rPr>
      </w:pPr>
      <w:ins w:id="170" w:author="Gradias Research Review" w:date="2026-10-10T12:00:00Z">
        <w:r>
          <w:rPr>
            <w:b/>
          </w:rPr>
          <w:t xml:space="preserve">Normtyp: Empfehlung / amtliche Handreichung. Stand: Webfassung, Abruf 10.10.2026. Fund: Amtliche plattformspezifische Hinweise gefunden.</w:t>
        </w:r>
      </w:ins>
    </w:p>
    <w:p>
      <w:pPr>
        <w:widowControl/>
        <w:rPr>
          <w:ins w:id="171" w:author="Gradias Research Review" w:date="2026-10-10T12:00:00Z"/>
        </w:rPr>
      </w:pPr>
      <w:ins w:id="172" w:author="Gradias Research Review" w:date="2026-10-10T12:00:00Z">
        <w:r>
          <w:t xml:space="preserve">Die amtliche Seite enthält konkrete Hinweise für AIS.chat: Ein Grundlagenkurs ist Zugangsvoraussetzung, schulische Gremien sollen beteiligt und Lernende angeleitet werden. Die Seite beschreibt den Ausschluss von Modelltraining sowie EU-Speicherung für diesen Dienst. Das sind dienst- und plattformspezifische Aussagen; sie belegen keine Freigabe für Gradias oder jedes andere KI-System.</w:t>
        </w:r>
      </w:ins>
    </w:p>
    <w:p>
      <w:pPr>
        <w:widowControl/>
        <w:rPr>
          <w:ins w:id="173" w:author="Gradias Research Review" w:date="2026-10-10T12:00:00Z"/>
        </w:rPr>
      </w:pPr>
      <w:ins w:id="174" w:author="Gradias Research Review" w:date="2026-10-10T12:00:00Z">
        <w:r>
          <w:t xml:space="preserve">Einordnung: Eigenständige allgemeine landesweite Handreichung zur KI-Benotung in dieser Recherche nicht gefunden. Plattformhinweise vorhanden; kein Beweis, dass sonstige Regeln fehlen.</w:t>
        </w:r>
      </w:ins>
    </w:p>
    <w:p>
      <w:pPr>
        <w:widowControl/>
        <w:rPr>
          <w:ins w:id="175" w:author="Gradias Research Review" w:date="2026-10-10T12:00:00Z"/>
        </w:rPr>
      </w:pPr>
      <w:hyperlink r:id="rIdReview177">
        <w:ins w:id="176" w:author="Gradias Research Review" w:date="2026-10-10T12:00:00Z">
          <w:r>
            <w:rPr>
              <w:rStyle w:val="Hyperlink"/>
            </w:rPr>
            <w:t xml:space="preserve">Primärquelle — Grundlagenkurs; Einführungsprozess; Datenschutz-FAQ</w:t>
          </w:r>
        </w:ins>
      </w:hyperlink>
    </w:p>
    <w:p>
      <w:pPr>
        <w:pStyle w:val="Heading2"/>
        <w:keepNext/>
        <w:widowControl/>
        <w:rPr>
          <w:ins w:id="177" w:author="Gradias Research Review" w:date="2026-10-10T12:00:00Z"/>
        </w:rPr>
      </w:pPr>
      <w:ins w:id="178" w:author="Gradias Research Review" w:date="2026-10-10T12:00:00Z">
        <w:r>
          <w:t xml:space="preserve">Sachsen — Wissenschaftliches Arbeiten unter Berücksichtigung generativer KI</w:t>
        </w:r>
      </w:ins>
    </w:p>
    <w:p>
      <w:pPr>
        <w:keepNext/>
        <w:widowControl/>
        <w:rPr>
          <w:ins w:id="179" w:author="Gradias Research Review" w:date="2026-10-10T12:00:00Z"/>
        </w:rPr>
      </w:pPr>
      <w:ins w:id="180" w:author="Gradias Research Review" w:date="2026-10-10T12:00:00Z">
        <w:r>
          <w:rPr>
            <w:b/>
          </w:rPr>
          <w:t xml:space="preserve">Normtyp: Empfehlung / amtliche Handreichung. Stand: 2024. Fund: Amtliche Hinweise gefunden.</w:t>
        </w:r>
      </w:ins>
    </w:p>
    <w:p>
      <w:pPr>
        <w:widowControl/>
        <w:rPr>
          <w:ins w:id="181" w:author="Gradias Research Review" w:date="2026-10-10T12:00:00Z"/>
        </w:rPr>
      </w:pPr>
      <w:ins w:id="182" w:author="Gradias Research Review" w:date="2026-10-10T12:00:00Z">
        <w:r>
          <w:t xml:space="preserve">Schulformspezifische LaSuB-Empfehlung für Fach-/Belegarbeiten: KI-Hilfsmittel ausdrücklich zulassen; Eigenleistung und Nutzung dokumentieren. Keine personenbezogenen Eingaben; vertraglich kontrollierte Zugänge und kein Modelltraining. Fehler im KI-Feedback vor Einbeziehung in die Bewertung korrigieren. Keine allgemeine Freigabe autonomer KI-Benotung.</w:t>
        </w:r>
      </w:ins>
    </w:p>
    <w:p>
      <w:pPr>
        <w:widowControl/>
        <w:rPr>
          <w:ins w:id="183" w:author="Gradias Research Review" w:date="2026-10-10T12:00:00Z"/>
        </w:rPr>
      </w:pPr>
      <w:ins w:id="184" w:author="Gradias Research Review" w:date="2026-10-10T12:00:00Z">
        <w:r>
          <w:t xml:space="preserve">Einordnung: API-Zugang allein schafft keine Anonymität. Die Aussage zu § 44a UrhG ersetzt nicht die Prüfung, ob dessen enge Voraussetzungen tatsächlich erfüllt sind.</w:t>
        </w:r>
      </w:ins>
    </w:p>
    <w:p>
      <w:pPr>
        <w:widowControl/>
        <w:rPr>
          <w:ins w:id="185" w:author="Gradias Research Review" w:date="2026-10-10T12:00:00Z"/>
        </w:rPr>
      </w:pPr>
      <w:hyperlink r:id="rIdReview187">
        <w:ins w:id="186" w:author="Gradias Research Review" w:date="2026-10-10T12:00:00Z">
          <w:r>
            <w:rPr>
              <w:rStyle w:val="Hyperlink"/>
            </w:rPr>
            <w:t xml:space="preserve">Primärquelle — S. 16–18 und 30–32; Vorbemerkung S. 4</w:t>
          </w:r>
        </w:ins>
      </w:hyperlink>
    </w:p>
    <w:p>
      <w:pPr>
        <w:pStyle w:val="Heading2"/>
        <w:keepNext/>
        <w:widowControl/>
        <w:rPr>
          <w:ins w:id="187" w:author="Gradias Research Review" w:date="2026-10-10T12:00:00Z"/>
        </w:rPr>
      </w:pPr>
      <w:ins w:id="188" w:author="Gradias Research Review" w:date="2026-10-10T12:00:00Z">
        <w:r>
          <w:t xml:space="preserve">Sachsen-Anhalt — LISA: Komplexe Leistungen in Zeiten generativer künstlicher Intelligenz</w:t>
        </w:r>
      </w:ins>
    </w:p>
    <w:p>
      <w:pPr>
        <w:keepNext/>
        <w:widowControl/>
        <w:rPr>
          <w:ins w:id="189" w:author="Gradias Research Review" w:date="2026-10-10T12:00:00Z"/>
        </w:rPr>
      </w:pPr>
      <w:ins w:id="190" w:author="Gradias Research Review" w:date="2026-10-10T12:00:00Z">
        <w:r>
          <w:rPr>
            <w:b/>
          </w:rPr>
          <w:t xml:space="preserve">Normtyp: Empfehlung / amtliche Handreichung. Stand: 18.11.2025. Fund: Amtliche Hinweise gefunden.</w:t>
        </w:r>
      </w:ins>
    </w:p>
    <w:p>
      <w:pPr>
        <w:widowControl/>
        <w:rPr>
          <w:ins w:id="191" w:author="Gradias Research Review" w:date="2026-10-10T12:00:00Z"/>
        </w:rPr>
      </w:pPr>
      <w:ins w:id="192" w:author="Gradias Research Review" w:date="2026-10-10T12:00:00Z">
        <w:r>
          <w:t xml:space="preserve">LISA bestätigt die Handreichung für Sekundarstufe I und II. Bei nicht beaufsichtigten komplexen Leistungen soll KI-Nutzung pädagogisch begleitet werden. Maßgeblich sind die Gestaltung der Aufgabe und die Beurteilung eigenständiger Leistung. Die Veröffentlichung behandelt vor allem KI als Lernendenhilfsmittel; daraus folgt keine Freigabe eines KI-Systems als selbstständiger Prüfer.</w:t>
        </w:r>
      </w:ins>
    </w:p>
    <w:p>
      <w:pPr>
        <w:widowControl/>
        <w:rPr>
          <w:ins w:id="193" w:author="Gradias Research Review" w:date="2026-10-10T12:00:00Z"/>
        </w:rPr>
      </w:pPr>
      <w:ins w:id="194" w:author="Gradias Research Review" w:date="2026-10-10T12:00:00Z">
        <w:r>
          <w:t xml:space="preserve">Einordnung: Veröffentlichung und Geltungszuschnitt amtlich bestätigt; der DOI-Volltext war beim Abruf nicht zuverlässig erreichbar. Keine weiteren Detailpflichten aus nicht gelesenem Volltext codiert.</w:t>
        </w:r>
      </w:ins>
    </w:p>
    <w:p>
      <w:pPr>
        <w:widowControl/>
        <w:rPr>
          <w:ins w:id="195" w:author="Gradias Research Review" w:date="2026-10-10T12:00:00Z"/>
        </w:rPr>
      </w:pPr>
      <w:hyperlink r:id="rIdReview197">
        <w:ins w:id="196" w:author="Gradias Research Review" w:date="2026-10-10T12:00:00Z">
          <w:r>
            <w:rPr>
              <w:rStyle w:val="Hyperlink"/>
            </w:rPr>
            <w:t xml:space="preserve">Primärquelle — Amtliche Veröffentlichungsmitteilung; Publikation DOI 10.5281/zenodo.17587882</w:t>
          </w:r>
        </w:ins>
      </w:hyperlink>
    </w:p>
    <w:p>
      <w:pPr>
        <w:pStyle w:val="Heading2"/>
        <w:keepNext/>
        <w:widowControl/>
        <w:rPr>
          <w:ins w:id="197" w:author="Gradias Research Review" w:date="2026-10-10T12:00:00Z"/>
        </w:rPr>
      </w:pPr>
      <w:ins w:id="198" w:author="Gradias Research Review" w:date="2026-10-10T12:00:00Z">
        <w:r>
          <w:t xml:space="preserve">Schleswig-Holstein — KI@Schule – Handreichung zum Umgang mit KI</w:t>
        </w:r>
      </w:ins>
    </w:p>
    <w:p>
      <w:pPr>
        <w:keepNext/>
        <w:widowControl/>
        <w:rPr>
          <w:ins w:id="199" w:author="Gradias Research Review" w:date="2026-10-10T12:00:00Z"/>
        </w:rPr>
      </w:pPr>
      <w:ins w:id="200" w:author="Gradias Research Review" w:date="2026-10-10T12:00:00Z">
        <w:r>
          <w:rPr>
            <w:b/>
          </w:rPr>
          <w:t xml:space="preserve">Normtyp: Empfehlung / amtliche Handreichung. Stand: 2023. Fund: Amtliche Hinweise gefunden.</w:t>
        </w:r>
      </w:ins>
    </w:p>
    <w:p>
      <w:pPr>
        <w:widowControl/>
        <w:rPr>
          <w:ins w:id="201" w:author="Gradias Research Review" w:date="2026-10-10T12:00:00Z"/>
        </w:rPr>
      </w:pPr>
      <w:ins w:id="202" w:author="Gradias Research Review" w:date="2026-10-10T12:00:00Z">
        <w:r>
          <w:t xml:space="preserve">Die veröffentlichte Handreichung lehnt die Bewertung von Schülerarbeiten durch KI ab und betont die persönlich zu erbringende Prüfungsbewertung. Sie verweist auf § 16 Abs. 2 SchulG, § 13 Abs. 4 GemVO und §§ 19, 29 OAPVO. Die Schulleitung verantwortet den Datenschutz. Die Aussage ist enger als eine allgemeine Erlaubnis mit abschließender Lehrerunterschrift.</w:t>
        </w:r>
      </w:ins>
    </w:p>
    <w:p>
      <w:pPr>
        <w:widowControl/>
        <w:rPr>
          <w:ins w:id="203" w:author="Gradias Research Review" w:date="2026-10-10T12:00:00Z"/>
        </w:rPr>
      </w:pPr>
      <w:ins w:id="204" w:author="Gradias Research Review" w:date="2026-10-10T12:00:00Z">
        <w:r>
          <w:t xml:space="preserve">Einordnung: Stand der gefundenen Handreichung 2023; keine behauptete allgemeine neue Erlaubnis durch spätere Änderungen von Prüfungsformaten.</w:t>
        </w:r>
      </w:ins>
    </w:p>
    <w:p>
      <w:pPr>
        <w:widowControl/>
        <w:rPr>
          <w:ins w:id="205" w:author="Gradias Research Review" w:date="2026-10-10T12:00:00Z"/>
        </w:rPr>
      </w:pPr>
      <w:hyperlink r:id="rIdReview207">
        <w:ins w:id="206" w:author="Gradias Research Review" w:date="2026-10-10T12:00:00Z">
          <w:r>
            <w:rPr>
              <w:rStyle w:val="Hyperlink"/>
            </w:rPr>
            <w:t xml:space="preserve">Primärquelle — S. 5 und 7</w:t>
          </w:r>
        </w:ins>
      </w:hyperlink>
    </w:p>
    <w:p>
      <w:pPr>
        <w:pStyle w:val="Heading2"/>
        <w:keepNext/>
        <w:widowControl/>
        <w:rPr>
          <w:ins w:id="207" w:author="Gradias Research Review" w:date="2026-10-10T12:00:00Z"/>
        </w:rPr>
      </w:pPr>
      <w:ins w:id="208" w:author="Gradias Research Review" w:date="2026-10-10T12:00:00Z">
        <w:r>
          <w:t xml:space="preserve">Thüringen — Handlungsleitfaden zum Umgang mit generativen KI-Modellen</w:t>
        </w:r>
      </w:ins>
    </w:p>
    <w:p>
      <w:pPr>
        <w:keepNext/>
        <w:widowControl/>
        <w:rPr>
          <w:ins w:id="209" w:author="Gradias Research Review" w:date="2026-10-10T12:00:00Z"/>
        </w:rPr>
      </w:pPr>
      <w:ins w:id="210" w:author="Gradias Research Review" w:date="2026-10-10T12:00:00Z">
        <w:r>
          <w:rPr>
            <w:b/>
          </w:rPr>
          <w:t xml:space="preserve">Normtyp: Empfehlung / amtliche Handreichung. Stand: Web-PDF, Abruf 10.10.2026. Fund: Amtliche Hinweise gefunden.</w:t>
        </w:r>
      </w:ins>
    </w:p>
    <w:p>
      <w:pPr>
        <w:widowControl/>
        <w:rPr>
          <w:ins w:id="211" w:author="Gradias Research Review" w:date="2026-10-10T12:00:00Z"/>
        </w:rPr>
      </w:pPr>
      <w:ins w:id="212" w:author="Gradias Research Review" w:date="2026-10-10T12:00:00Z">
        <w:r>
          <w:t xml:space="preserve">Der Leitfaden verlangt, personenbezogene Daten einzelner Lernender und ganzer Klassen nicht an die beschriebenen Systeme zu übermitteln. Die Schulleitung trägt Verantwortung. Nicht personenbezogene formative Rückmeldungen und sprachliche Vorkorrektur werden von der schulrechtlichen Bewertung der Eigenleistung getrennt; § 48 ThürSchulG bleibt maßgeblich.</w:t>
        </w:r>
      </w:ins>
    </w:p>
    <w:p>
      <w:pPr>
        <w:widowControl/>
        <w:rPr>
          <w:ins w:id="213" w:author="Gradias Research Review" w:date="2026-10-10T12:00:00Z"/>
        </w:rPr>
      </w:pPr>
      <w:ins w:id="214" w:author="Gradias Research Review" w:date="2026-10-10T12:00:00Z">
        <w:r>
          <w:t xml:space="preserve">Einordnung: Keine Gleichsetzung von formativer Hilfe und verbindlicher KI-Benotung.</w:t>
        </w:r>
      </w:ins>
    </w:p>
    <w:p>
      <w:pPr>
        <w:widowControl/>
        <w:rPr>
          <w:ins w:id="215" w:author="Gradias Research Review" w:date="2026-10-10T12:00:00Z"/>
        </w:rPr>
      </w:pPr>
      <w:hyperlink r:id="rIdReview217">
        <w:ins w:id="216" w:author="Gradias Research Review" w:date="2026-10-10T12:00:00Z">
          <w:r>
            <w:rPr>
              <w:rStyle w:val="Hyperlink"/>
            </w:rPr>
            <w:t xml:space="preserve">Primärquelle — Datenschutz; Leistungsbewertung; Rückmeldungen</w:t>
          </w:r>
        </w:ins>
      </w:hyperlink>
    </w:p>
    <w:p>
      <w:pPr>
        <w:pStyle w:val="Heading1"/>
        <w:keepNext/>
        <w:widowControl/>
        <w:rPr>
          <w:ins w:id="217" w:author="Gradias Research Review" w:date="2026-10-10T12:00:00Z"/>
        </w:rPr>
      </w:pPr>
      <w:ins w:id="218" w:author="Gradias Research Review" w:date="2026-10-10T12:00:00Z">
        <w:r>
          <w:t xml:space="preserve">21 Länderübergreifende Empfehlungen und Quellenkonflikte</w:t>
        </w:r>
      </w:ins>
    </w:p>
    <w:p>
      <w:pPr>
        <w:widowControl/>
        <w:rPr>
          <w:ins w:id="219" w:author="Gradias Research Review" w:date="2026-10-10T12:00:00Z"/>
        </w:rPr>
      </w:pPr>
      <w:hyperlink r:id="rIdReview221">
        <w:ins w:id="220" w:author="Gradias Research Review" w:date="2026-10-10T12:00:00Z">
          <w:r>
            <w:rPr>
              <w:rStyle w:val="Hyperlink"/>
            </w:rPr>
            <w:t xml:space="preserve">KMK-Beschluss vom 10. Oktober 2024 — Normtyp: Empfehlung. Er beschreibt KI als mögliche Unterstützung bei Vor- und Korrektur, belässt die Leistungsbewertung bei Lehrkräften und fordert geeignete Rahmenbedingungen. Er ersetzt weder Landesrecht noch konkrete schulische Freigaben.</w:t>
          </w:r>
        </w:ins>
      </w:hyperlink>
    </w:p>
    <w:p>
      <w:pPr>
        <w:widowControl/>
        <w:rPr>
          <w:ins w:id="221" w:author="Gradias Research Review" w:date="2026-10-10T12:00:00Z"/>
        </w:rPr>
      </w:pPr>
      <w:hyperlink r:id="rIdReview223">
        <w:ins w:id="222" w:author="Gradias Research Review" w:date="2026-10-10T12:00:00Z">
          <w:r>
            <w:rPr>
              <w:rStyle w:val="Hyperlink"/>
            </w:rPr>
            <w:t xml:space="preserve">DSK-Orientierungshilfe vom 6. Mai 2024 — Normtyp: Empfehlung / gemeinsame aufsichtsbehördliche Orientierung. Rechtsgrundlage, Rollen, Datenflüsse, AV-Verträge, Risiken und Betroffenenrechte sind vor der Auswahl und Nutzung zu prüfen.</w:t>
          </w:r>
        </w:ins>
      </w:hyperlink>
    </w:p>
    <w:p>
      <w:pPr>
        <w:widowControl/>
        <w:rPr>
          <w:ins w:id="223" w:author="Gradias Research Review" w:date="2026-10-10T12:00:00Z"/>
        </w:rPr>
      </w:pPr>
      <w:ins w:id="224" w:author="Gradias Research Review" w:date="2026-10-10T12:00:00Z">
        <w:r>
          <w:t xml:space="preserve">Veraltete oder verkürzte Quellenpassagen: Hochrisiko nach Anhang III der KI-VO bedeutet kein generelles Verbot. Hinweise mit alten Fristen oder früherem Wortlaut von Art. 4 sind anhand der 2026 geänderten Verordnung zu lesen. Ebenso begründet ein API-Zugang allein weder Anonymität noch DSGVO-Konformität; § 44a UrhG ist keine pauschale Freigabe dauerhafter Kopien von Prüfungsarbeiten. Maßgeblich bleiben der tatsächliche Datenfluss und die einschlägigen gesetzlichen Voraussetzungen.</w:t>
        </w:r>
      </w:ins>
    </w:p>
    <w:p>
      <w:pPr>
        <w:widowControl/>
        <w:rPr>
          <w:ins w:id="225" w:author="Gradias Research Review" w:date="2026-10-10T12:00:00Z"/>
        </w:rPr>
      </w:pPr>
      <w:ins w:id="226" w:author="Gradias Research Review" w:date="2026-10-10T12:00:00Z">
        <w:r>
          <w:t xml:space="preserve">Abgleich der Gradias-Unterlagen: Die älteren Website-Compliance-Entwürfe im Ordner General Terms behaupten teilweise, eine eigene Lehrkraftnutzung benötige keine institutionelle Einbindung oder keinen AV-Vertrag und menschliche Endentscheidung schließe Hochrisiko aus. Diese Pauschalaussagen sind mit den hier geprüften Quellen nicht tragfähig. Aussagen zu EU-Hosting, Training, Unterauftragnehmern, Zertifikaten und bereits erfolgten Prüfungen sind Produktbehauptungen; aus dem Quellenmaterial folgt kein Nachweis ihrer tatsächlichen Umsetzung.</w:t>
        </w:r>
      </w:ins>
    </w:p>
    <w:p>
      <w:pPr>
        <w:widowControl/>
        <w:rPr>
          <w:ins w:id="227" w:author="Gradias Research Review" w:date="2026-10-10T12:00:00Z"/>
        </w:rPr>
      </w:pPr>
      <w:hyperlink r:id="rIdReview229">
        <w:ins w:id="228" w:author="Gradias Research Review" w:date="2026-10-10T12:00:00Z">
          <w:r>
            <w:rPr>
              <w:rStyle w:val="Hyperlink"/>
            </w:rPr>
            <w:t xml:space="preserve">Anforderungsmatrix mit Quellenregister und Länderübersicht</w:t>
          </w:r>
        </w:ins>
      </w:hyperlink>
    </w:p>
    <w:sectPr w:rsidR="00FC693F" w:rsidRPr="0006063C" w:rsidSect="00034616">
      <w:footerReference w:type="default" r:id="rId30"/>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visionView w:markup="true" w:insDel="true" w:formatting="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de-D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DE/TXT/?uri=CELEX:32016R0679" TargetMode="External"/><Relationship Id="rId10" Type="http://schemas.openxmlformats.org/officeDocument/2006/relationships/hyperlink" Target="https://eur-lex.europa.eu/eli/reg/2024/1689/oj/deu" TargetMode="External"/><Relationship Id="rId11" Type="http://schemas.openxmlformats.org/officeDocument/2006/relationships/hyperlink" Target="https://eur-lex.europa.eu/legal-content/DE/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www.bverwg.de/100419U6C19.18.0" TargetMode="External"/><Relationship Id="rId14" Type="http://schemas.openxmlformats.org/officeDocument/2006/relationships/hyperlink" Target="https://www.gesetze-im-internet.de/vwvfg/__35a.html" TargetMode="External"/><Relationship Id="rId15" Type="http://schemas.openxmlformats.org/officeDocument/2006/relationships/hyperlink" Target="https://www.gesetze-im-internet.de/beamtstg/__37.html" TargetMode="External"/><Relationship Id="rId16" Type="http://schemas.openxmlformats.org/officeDocument/2006/relationships/hyperlink" Target="https://www.gesetze-im-internet.de/stgb/__203.html" TargetMode="External"/><Relationship Id="rId17" Type="http://schemas.openxmlformats.org/officeDocument/2006/relationships/hyperlink" Target="https://www.gesetze-im-internet.de/urhg/" TargetMode="External"/><Relationship Id="rId18" Type="http://schemas.openxmlformats.org/officeDocument/2006/relationships/hyperlink" Target="https://www.gesetze-im-internet.de/bdsg_2018/__38.html" TargetMode="External"/><Relationship Id="rId19" Type="http://schemas.openxmlformats.org/officeDocument/2006/relationships/hyperlink" Target="https://recht.nrw.de/lmi/owa/br_bes_text?anw_nr=2&amp;bes_id=7345" TargetMode="External"/><Relationship Id="rId20" Type="http://schemas.openxmlformats.org/officeDocument/2006/relationships/hyperlink" Target="https://recht.nrw.de/lrgv/rechtsverordnung/01082022-verordnung-ueber-die-zur-verarbeitung-zugelassenen-daten-von/" TargetMode="External"/><Relationship Id="rId21" Type="http://schemas.openxmlformats.org/officeDocument/2006/relationships/hyperlink" Target="https://recht.nrw.de/lmi/owa/pl_text_anzeigen?v_id=720031009101436847" TargetMode="External"/><Relationship Id="rId22" Type="http://schemas.openxmlformats.org/officeDocument/2006/relationships/hyperlink" Target="https://www.gesetze-bayern.de/Content/Document/BayEUG/true" TargetMode="External"/><Relationship Id="rId23" Type="http://schemas.openxmlformats.org/officeDocument/2006/relationships/hyperlink" Target="https://www.gesetze-bayern.de/Content/Document/BaySchO2016-46" TargetMode="External"/><Relationship Id="rId24" Type="http://schemas.openxmlformats.org/officeDocument/2006/relationships/hyperlink" Target="https://www.mk.niedersachsen.de/download/231335/Nds._Schulgesetz_zuletzt_geaendert_durch_Artikel_2_des_Gesetzes_vom_23._Juni_2026.pdf" TargetMode="External"/><Relationship Id="rId25" Type="http://schemas.openxmlformats.org/officeDocument/2006/relationships/hyperlink" Target="https://www.rv.hessenrecht.hessen.de/bshe/document/jlr-SchulGHE2017V5IVZ" TargetMode="External"/><Relationship Id="rId26" Type="http://schemas.openxmlformats.org/officeDocument/2006/relationships/hyperlink" Target="https://www.landesrecht-bw.de/bsbw/?query=DOKNR%3Ajlr-NNLBW00007DD4NN00000000514&amp;source=PermaLink" TargetMode="External"/><Relationship Id="rId27" Type="http://schemas.openxmlformats.org/officeDocument/2006/relationships/hyperlink" Target="https://www.landesrecht-bw.de/bsbw/?docId=jlr-NNLBW00007BBDNN00000000032&amp;query=JURISLINK%3A%22NotBildV+BW+%C2%A7+7%22" TargetMode="External"/><Relationship Id="rId28" Type="http://schemas.openxmlformats.org/officeDocument/2006/relationships/hyperlink" Target="https://www.gesetze-im-internet.de/betrvg/__87.html" TargetMode="External"/><Relationship Id="rId29" Type="http://schemas.openxmlformats.org/officeDocument/2006/relationships/hyperlink" Target="https://www.gesetze-im-internet.de/tdddg/__25.html" TargetMode="External"/><Relationship Id="rId30" Type="http://schemas.openxmlformats.org/officeDocument/2006/relationships/footer" Target="footer1.xml"/><Relationship Id="rId31" Type="http://schemas.openxmlformats.org/officeDocument/2006/relationships/hyperlink" Target="https://www.medienberatung.schulministerium.nrw.de/de/themen/datenschutz_1/fragen_zur_ki_nutzung_im_bereich_schule/fragen_zur_ki_nutzung_im_bereich_schule.html" TargetMode="External"/><Relationship Id="rId32" Type="http://schemas.openxmlformats.org/officeDocument/2006/relationships/hyperlink" Target="https://www.ldi.nrw.de/system/files/media/document/file/31_bericht_2026.pdf" TargetMode="External"/><Relationship Id="rId33" Type="http://schemas.openxmlformats.org/officeDocument/2006/relationships/hyperlink" Target="https://www.schulministerium.nrw/system/files/media/document/file/handlungsleitfaden_ki_msb_nrw_230223.pdf" TargetMode="External"/><Relationship Id="rId34" Type="http://schemas.openxmlformats.org/officeDocument/2006/relationships/hyperlink" Target="https://bass.schule.nrw/101.htm" TargetMode="External"/><Relationship Id="rId35" Type="http://schemas.openxmlformats.org/officeDocument/2006/relationships/hyperlink" Target="https://bass.schule.nrw/6043.htm" TargetMode="External"/><Relationship Id="rIdReview51" Type="http://schemas.openxmlformats.org/officeDocument/2006/relationships/hyperlink" Target="https://www.gesetze-im-internet.de/ttdsg/__25.html" TargetMode="External"/><Relationship Id="rIdReview67" Type="http://schemas.openxmlformats.org/officeDocument/2006/relationships/hyperlink" Target="https://www.baden-wuerttemberg.datenschutz.de/rechtsgrundlagen-datenschutz-ki/" TargetMode="External"/><Relationship Id="rIdReview77" Type="http://schemas.openxmlformats.org/officeDocument/2006/relationships/hyperlink" Target="https://www.km.bayern.de/download/4-25-11/Handlungsleitfaden-KI-in-der-p%C3%A4dagogischen-Praxis-%28Stand-28.11.2025%29.pdf" TargetMode="External"/><Relationship Id="rIdReview87" Type="http://schemas.openxmlformats.org/officeDocument/2006/relationships/hyperlink" Target="https://www.berlin.de/sen/bildung/unterricht/faecher-rahmenlehrplaene/faecheruebergreifende-themen/digitale-welten/ki-anwendungen-schule.pdf" TargetMode="External"/><Relationship Id="rIdReview97" Type="http://schemas.openxmlformats.org/officeDocument/2006/relationships/hyperlink" Target="https://mbjs.brandenburg.de/sixcms/media.php/140/handlungsleitfaden_zur_nutzung_von_textgenerierenden_ki-systemen.pdf" TargetMode="External"/><Relationship Id="rIdReview107" Type="http://schemas.openxmlformats.org/officeDocument/2006/relationships/hyperlink" Target="https://bildung.bremen.de/sixcms/media.php/13/2026_KI-Handreichung.pdf" TargetMode="External"/><Relationship Id="rIdReview117" Type="http://schemas.openxmlformats.org/officeDocument/2006/relationships/hyperlink" Target="https://ki-portal.li-hamburg.de/#/id/65ec138c841c7a01f9d89e63" TargetMode="External"/><Relationship Id="rIdReview127" Type="http://schemas.openxmlformats.org/officeDocument/2006/relationships/hyperlink" Target="https://digitale-schule.hessen.de/sites/digitale-schule.hessen.de/files/2023-07/ki_handreichung.pdf" TargetMode="External"/><Relationship Id="rIdReview137" Type="http://schemas.openxmlformats.org/officeDocument/2006/relationships/hyperlink" Target="https://www.bildung-mv.de/export/sites/bildungsserver/.galleries/dokumente/schule/Handreichung_KI.pdf" TargetMode="External"/><Relationship Id="rIdReview147" Type="http://schemas.openxmlformats.org/officeDocument/2006/relationships/hyperlink" Target="https://bildungsportal-niedersachsen.de/digitale-welt/kuenstliche-intelligenz-ki/hinweise-zum-umgang-mit-ki" TargetMode="External"/><Relationship Id="rIdReview157" Type="http://schemas.openxmlformats.org/officeDocument/2006/relationships/hyperlink" Target="https://www.medienberatung.schulministerium.nrw.de/de/themen/datenschutz_1/fragen_zur_ki_nutzung_im_bereich_schule/fragen_zur_ki_nutzung_im_bereich_schule.html" TargetMode="External"/><Relationship Id="rIdReview167" Type="http://schemas.openxmlformats.org/officeDocument/2006/relationships/hyperlink" Target="https://bildung.rlp.de/schulemedienrecht/themen/unterricht/kuenstliche-intelligenz-und-die-rechtlichen-herausforderungen-in-der-schule" TargetMode="External"/><Relationship Id="rIdReview177" Type="http://schemas.openxmlformats.org/officeDocument/2006/relationships/hyperlink" Target="https://online-schule.saarland/unterrichten/ki-chatbot/" TargetMode="External"/><Relationship Id="rIdReview187" Type="http://schemas.openxmlformats.org/officeDocument/2006/relationships/hyperlink" Target="https://publikationen.sachsen.de/bdb/artikel/45642/documents/74956" TargetMode="External"/><Relationship Id="rIdReview197" Type="http://schemas.openxmlformats.org/officeDocument/2006/relationships/hyperlink" Target="https://lisa.sachsen-anhalt.de/news-modul/news-details?cHash=4230f9d783cac9e4829dd9e75a1a2070&amp;tx_news_pi1%5Baction%5D=detail&amp;tx_news_pi1%5Bcontroller%5D=News&amp;tx_news_pi1%5Bnews%5D=2308619" TargetMode="External"/><Relationship Id="rIdReview207" Type="http://schemas.openxmlformats.org/officeDocument/2006/relationships/hyperlink" Target="https://transparenz.schleswig-holstein.de/dataset/007bd4b9-d12c-4c4b-b11d-f8a530e6054d/resource/0e63be9c-d3c3-4867-958a-9af54401427d/download/handreichung_ki_at_schule.pdf" TargetMode="External"/><Relationship Id="rIdReview217" Type="http://schemas.openxmlformats.org/officeDocument/2006/relationships/hyperlink" Target="https://www.schulportal-thueringen.de/get-data/c4f2481a-754e-4ad3-b82b-6bd32e6b3f19/Handlungsleitfaden_Umgang_mit_generativen_KI-Modellen.pdf" TargetMode="External"/><Relationship Id="rIdReview221" Type="http://schemas.openxmlformats.org/officeDocument/2006/relationships/hyperlink" Target="https://www.kmk.org/fileadmin/veroeffentlichungen_beschluesse/2024/2024_10_10-Handlungsempfehlung-KI.pdf" TargetMode="External"/><Relationship Id="rIdReview223" Type="http://schemas.openxmlformats.org/officeDocument/2006/relationships/hyperlink" Target="https://www.datenschutz.saarland.de/fileadmin/user_upload/uds/alle_Dateien_und_Ordner_bis_2025/datenschutz/dsk_orientierungshilfen/20240506_DSK_Orientierungshilfe_KI_und_Datenschutz.pdf" TargetMode="External"/><Relationship Id="rIdReview229" Type="http://schemas.openxmlformats.org/officeDocument/2006/relationships/hyperlink" Target="https://docs.google.com/spreadsheets/d/1jVB6Dcik_MhlS_Dl7jsFdsAC_C1BRRIybylgjxlZ2p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Rechtliche Anforderungen an KI-gestützte Prüfungsbewertung in Deutschland</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