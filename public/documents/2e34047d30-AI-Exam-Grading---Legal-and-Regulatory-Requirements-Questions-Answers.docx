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del w:id="1" w:author="Gradias Research Review" w:date="2026-10-10T12:00:00Z">
        <w:r>
          <w:delText xml:space="preserve">As of 12 September 2026</w:delText>
        </w:r>
      </w:del>
      <w:ins w:id="2" w:author="Gradias Research Review" w:date="2026-10-10T12:00:00Z">
        <w:r>
          <w:t xml:space="preserve">Reviewed 10 October 2026 | Germany, United Kingdom and United States | Changes tracked</w:t>
        </w:r>
      </w:ins>
    </w:p>
    <w:p>
      <w:pPr>
        <w:pStyle w:val="Heading1"/>
        <w:keepNext/>
      </w:pPr>
      <w:r>
        <w:t>1 What does the GDPR require for AI assisted grading?</w:t>
      </w:r>
    </w:p>
    <w:p>
      <w:pPr>
        <w:keepNext/>
      </w:pPr>
      <w:del w:id="3" w:author="Gradias Research Review" w:date="2026-10-10T12:00:00Z">
        <w:r>
          <w:delText xml:space="preserve">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delText>
        </w:r>
      </w:del>
      <w:ins w:id="4" w:author="Gradias Research Review" w:date="2026-10-10T12:00:00Z">
        <w:r>
          <w:t xml:space="preserve">Processing identifiable scripts requires a lawful basis for processing and external disclosure, controlled recipients, suitable security, limited retention, transparent information and workable student rights. Where the vendor is a processor, binding processing terms and subprocessor controls are required.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ins>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del w:id="5" w:author="Gradias Research Review" w:date="2026-10-10T12:00:00Z">
        <w:r>
          <w:delText xml:space="preserve">Yes, in principle, subject to the applicable requirements. Offering the product and a particular school’s lawful use are separate issues. The teacher must retain the required judgment, and data processing, confidentiality, copyright and institutional or examination permissions still apply even when the AI output never determines the mark.</w:delText>
        </w:r>
      </w:del>
      <w:ins w:id="6" w:author="Gradias Research Review" w:date="2026-10-10T12:00:00Z">
        <w:r>
          <w:t xml:space="preserve">A provider may offer a compliant comparison product, subject to the applicable market-access rules. That does not authorise every school to use it. A second opinion requires a lawful data flow and the applicable institutional and assessment authority. Bremen’s 2026 guidance permits supporting recommendations under teacher responsibility without personal-data transmission and with advance transparency. Schleswig-Holstein’s published guide rejects AI assessment of pupil work; Baden-Württemberg’s authority distinguishes learning support from impermissible grade-equivalent assessment. A final teacher signature does not cure a prohibited workflow.</w:t>
        </w:r>
      </w:ins>
    </w:p>
    <w:p>
      <w:pPr>
        <w:widowControl/>
        <w:rPr>
          <w:ins w:id="7" w:author="Gradias Research Review" w:date="2026-10-10T12:00:00Z"/>
        </w:rPr>
      </w:pPr>
      <w:ins w:id="8" w:author="Gradias Research Review" w:date="2026-10-10T12:00:00Z">
        <w:r>
          <w:t xml:space="preserve">Sources: the Germany document, section 20, records the official guidance for all 16 states and its date, scope and legal status. The Länder material concerns schools; university assessment regulations require a separate institution-specific check.</w:t>
        </w:r>
      </w:ins>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9a Can a teacher use the tool without school or university permission, for example for experimental testing, information or comparison, or under other conditions?</w:t>
      </w:r>
    </w:p>
    <w:p>
      <w:pPr>
        <w:keepLines/>
      </w:pPr>
      <w:r>
        <w:rPr>
          <w:b w:val="0"/>
        </w:rPr>
      </w:r>
      <w:r>
        <w:rPr>
          <w:b/>
        </w:rPr>
        <w:t>Yes, in limited circumstances.</w:t>
      </w:r>
      <w:r>
        <w:rPr>
          <w:b w:val="0"/>
        </w:rPr>
        <w:t xml:space="preserve"> Here, school “consent” means institutional authorisation. The purpose and data used matter; calling a use experimental, informational or comparison-only does not itself create an exemption.</w:t>
      </w:r>
    </w:p>
    <w:p>
      <w:pPr>
        <w:keepLines/>
      </w:pPr>
      <w:r>
        <w:rPr>
          <w:b w:val="0"/>
        </w:rPr>
      </w:r>
      <w:r>
        <w:rPr>
          <w:b/>
        </w:rPr>
        <w:t>Private exploration can need no school permission.</w:t>
      </w:r>
      <w:r>
        <w:rPr>
          <w:b w:val="0"/>
        </w:rPr>
        <w:t xml:space="preserve"> A teacher can, for example, try a provider’s demonstration or compare their own invented answers with AI feedback using synthetic examples or lawfully reusable public material containing no student or other third-party personal data. This assumes no confidential school material is used, no commitment is made on the institution’s behalf, and no applicable employment, IT, copyright or other rule requires approval. A private account does not make official school work private.</w:t>
      </w:r>
    </w:p>
    <w:p>
      <w:pPr>
        <w:keepLines/>
      </w:pPr>
      <w:r>
        <w:rPr>
          <w:b w:val="0"/>
        </w:rPr>
      </w:r>
      <w:r>
        <w:rPr>
          <w:b/>
        </w:rPr>
        <w:t>A separate request may be unnecessary within existing authority.</w:t>
      </w:r>
      <w:r>
        <w:rPr>
          <w:b w:val="0"/>
        </w:rPr>
        <w:t xml:space="preserve"> General research or lesson preparation with non-personal material may fall within the teacher’s professional discretion where applicable rules permit that choice. An approved tool, central contract or delegated authority may also already cover the specific testing or comparison. The teacher must stay within that scope; authority to teach or mark does not automatically authorise a new external data recipient or contract.</w:t>
      </w:r>
    </w:p>
    <w:p>
      <w:pPr>
        <w:keepLines/>
      </w:pPr>
      <w:r>
        <w:rPr>
          <w:b w:val="0"/>
        </w:rPr>
      </w:r>
      <w:r>
        <w:rPr>
          <w:b/>
        </w:rPr>
        <w:t>Real student work remains subject to the rules even if no grade changes.</w:t>
      </w:r>
      <w:r>
        <w:rPr>
          <w:b w:val="0"/>
        </w:rPr>
        <w:t xml:space="preserve"> Uploading identifiable scripts for a pilot, validation or a second opinion still processes school data. Germany and UK require the relevant controller’s authority and lawful processing arrangements; in the US, applicable FERPA disclosure conditions and state and institutional rules still apply. Student consent does not override required institutional authority. Research is not a general permission to bypass these requirements.</w:t>
      </w:r>
    </w:p>
    <w:p>
      <w:pPr>
        <w:keepLines/>
      </w:pPr>
      <w:r>
        <w:rPr>
          <w:b w:val="0"/>
        </w:rPr>
      </w:r>
      <w:r>
        <w:rPr>
          <w:b/>
        </w:rPr>
        <w:t>Anonymisation or offline use can remove particular obligations, but not all approval requirements.</w:t>
      </w:r>
      <w:r>
        <w:rPr>
          <w:b w:val="0"/>
        </w:rPr>
        <w:t xml:space="preserve"> Genuinely anonymous inputs can fall outside personal-data rules; removing names alone is insufficient. Accessing and anonymising original school records must itself be lawful and authorised. A fully local tool that sends no data to the supplier avoids that external disclosure, but school processing and IT rules remain. Neither condition overrides confidentiality, copyright, examination rules or an applicable institutional approval policy.</w:t>
      </w:r>
    </w:p>
    <w:p>
      <w:pPr>
        <w:spacing w:after="80" w:line="240" w:lineRule="auto"/>
      </w:pPr>
      <w:hyperlink r:id="rId9">
        <w:r>
          <w:rPr>
            <w:color w:val="444444"/>
            <w:sz w:val="17"/>
            <w:u w:val="single"/>
          </w:rPr>
          <w:t>EU GDPR, recital 26 and Articles 5–6, 28–29</w:t>
        </w:r>
      </w:hyperlink>
    </w:p>
    <w:p>
      <w:pPr>
        <w:spacing w:after="80" w:line="240" w:lineRule="auto"/>
      </w:pPr>
      <w:hyperlink r:id="rId34">
        <w:r>
          <w:rPr>
            <w:color w:val="444444"/>
            <w:sz w:val="17"/>
            <w:u w:val="single"/>
          </w:rPr>
          <w:t>NRW education guidance, non-personal uses and anonymisation (state-specific guidance)</w:t>
        </w:r>
      </w:hyperlink>
    </w:p>
    <w:p>
      <w:pPr>
        <w:spacing w:after="80" w:line="240" w:lineRule="auto"/>
      </w:pPr>
      <w:hyperlink r:id="rId35">
        <w:r>
          <w:rPr>
            <w:color w:val="444444"/>
            <w:sz w:val="17"/>
            <w:u w:val="single"/>
          </w:rPr>
          <w:t>Department for Education, AI and data protection in schools (England guidance)</w:t>
        </w:r>
      </w:hyperlink>
    </w:p>
    <w:p>
      <w:pPr>
        <w:spacing w:after="80" w:line="240" w:lineRule="auto"/>
      </w:pPr>
      <w:hyperlink r:id="rId36">
        <w:r>
          <w:rPr>
            <w:color w:val="444444"/>
            <w:sz w:val="17"/>
            <w:u w:val="single"/>
          </w:rPr>
          <w:t>US Department of Education, teachers’ use of online tools under FERPA</w:t>
        </w:r>
      </w:hyperlink>
    </w:p>
    <w:p>
      <w:pPr>
        <w:spacing w:after="80" w:line="240" w:lineRule="auto"/>
      </w:pPr>
      <w:hyperlink r:id="rId37">
        <w:r>
          <w:rPr>
            <w:color w:val="444444"/>
            <w:sz w:val="17"/>
            <w:u w:val="single"/>
          </w:rPr>
          <w:t>FERPA, 34 CFR 99.31(a)(1) and (b)(1), school officials and de-identified records</w:t>
        </w:r>
      </w:hyperlink>
    </w:p>
    <w:p>
      <w:pPr>
        <w:pStyle w:val="Heading1"/>
        <w:pageBreakBefore/>
      </w:pPr>
      <w:r>
        <w:t>9b If real submissions are genuinely anonymised before upload, does a teacher still need school approval for a free, non-production product test or development trial?</w:t>
      </w:r>
    </w:p>
    <w:p>
      <w:pPr>
        <w:keepLines/>
      </w:pPr>
      <w:r>
        <w:rPr>
          <w:b w:val="0"/>
        </w:rPr>
      </w:r>
      <w:r>
        <w:rPr>
          <w:b/>
        </w:rPr>
        <w:t>A new approval can be unnecessary, but true anonymisation alone does not remove every approval requirement.</w:t>
      </w:r>
      <w:r>
        <w:rPr>
          <w:b w:val="0"/>
        </w:rPr>
        <w:t xml:space="preserve"> Assuming the scrambling achieves genuine anonymisation, the teacher can conduct the trial without an additional school approval if existing authority already permits preparing and reusing that material and no applicable rule requires separate approval for the trial.</w:t>
      </w:r>
    </w:p>
    <w:p>
      <w:pPr>
        <w:keepLines/>
      </w:pPr>
      <w:r>
        <w:rPr>
          <w:b w:val="0"/>
        </w:rPr>
      </w:r>
      <w:r>
        <w:rPr>
          <w:b/>
        </w:rPr>
        <w:t>The anonymity standard is contextual, not a fixed probability percentage.</w:t>
      </w:r>
      <w:r>
        <w:rPr>
          <w:b w:val="0"/>
        </w:rPr>
        <w:t xml:space="preserve"> Identification must not be reasonably likely using available means, considering other information, time, cost and technology. The assessment includes matching against original scripts, retained links and metadata. The answer below assumes that the relevant legal standard is actually met before the provider receives the trial material.</w:t>
      </w:r>
    </w:p>
    <w:p>
      <w:pPr>
        <w:keepLines/>
      </w:pPr>
      <w:r>
        <w:rPr>
          <w:b w:val="0"/>
        </w:rPr>
      </w:r>
      <w:r>
        <w:rPr>
          <w:b/>
        </w:rPr>
        <w:t>Germany and UK: the subsequent anonymous-data trial falls outside GDPR for those inputs.</w:t>
      </w:r>
      <w:r>
        <w:rPr>
          <w:b w:val="0"/>
        </w:rPr>
        <w:t xml:space="preserve"> Processing genuinely anonymous submissions does not itself require a GDPR lawful basis, student consent or an Article 28 DPA for those submissions. GDPR does not impose a separate school-approval requirement for that anonymous processing. Personal data used elsewhere in the service, such as account details, must be assessed separately.</w:t>
      </w:r>
    </w:p>
    <w:p>
      <w:pPr>
        <w:keepLines/>
      </w:pPr>
      <w:r>
        <w:rPr>
          <w:b w:val="0"/>
        </w:rPr>
      </w:r>
      <w:r>
        <w:rPr>
          <w:b/>
        </w:rPr>
        <w:t>The earlier anonymisation step remains regulated.</w:t>
      </w:r>
      <w:r>
        <w:rPr>
          <w:b w:val="0"/>
        </w:rPr>
        <w:t xml:space="preserve"> Accessing, copying and scrambling identifiable school records is personal-data processing. It needs a lawful basis and must stay within the responsible controller’s instructions. Existing instructions or delegated authority can cover this; a new signature is not automatically necessary. However, permission to mark scripts does not automatically include extracting and anonymising them for an external product-development trial. If that activity is outside the teacher’s authority, approval is still needed before that step. Later anonymity does not cure an unauthorised use of the originals.</w:t>
      </w:r>
    </w:p>
    <w:p>
      <w:pPr>
        <w:keepLines/>
      </w:pPr>
      <w:r>
        <w:rPr>
          <w:b w:val="0"/>
        </w:rPr>
      </w:r>
      <w:r>
        <w:rPr>
          <w:b/>
        </w:rPr>
        <w:t>US: FERPA permits properly de-identified disclosure without student or parental consent.</w:t>
      </w:r>
      <w:r>
        <w:rPr>
          <w:b w:val="0"/>
        </w:rPr>
        <w:t xml:space="preserve"> Under 34 CFR 99.31(b)(1), the institution or other authorised releasing party must reasonably determine that identification is not possible from the release, multiple releases and other reasonably available information. This removes the relevant FERPA consent requirement; it does not independently grant a teacher authority to release institutional records.</w:t>
      </w:r>
    </w:p>
    <w:p>
      <w:pPr>
        <w:keepLines/>
      </w:pPr>
      <w:r>
        <w:rPr>
          <w:b w:val="0"/>
        </w:rPr>
      </w:r>
      <w:r>
        <w:rPr>
          <w:b/>
        </w:rPr>
        <w:t>Other approval rules can still apply.</w:t>
      </w:r>
      <w:r>
        <w:rPr>
          <w:b w:val="0"/>
        </w:rPr>
        <w:t xml:space="preserve"> Confidentiality, copyright, employment duties, school or university IT policies and rules for external research or product trials may require permission even for anonymous material. Free access and trial-only use do not override them. If preparation and reuse are already lawfully permitted and none of these rules requires a further decision, the teacher need not obtain a new school approval solely because the trial uses AI.</w:t>
      </w:r>
    </w:p>
    <w:p>
      <w:pPr>
        <w:spacing w:after="80" w:line="240" w:lineRule="auto"/>
      </w:pPr>
      <w:hyperlink r:id="rId9">
        <w:r>
          <w:rPr>
            <w:color w:val="444444"/>
            <w:sz w:val="17"/>
            <w:u w:val="single"/>
          </w:rPr>
          <w:t>EU GDPR, recital 26 and Articles 5–6 and 29</w:t>
        </w:r>
      </w:hyperlink>
    </w:p>
    <w:p>
      <w:pPr>
        <w:spacing w:after="80" w:line="240" w:lineRule="auto"/>
      </w:pPr>
      <w:hyperlink r:id="rId40">
        <w:r>
          <w:rPr>
            <w:color w:val="444444"/>
            <w:sz w:val="17"/>
            <w:u w:val="single"/>
          </w:rPr>
          <w:t>ICO, anonymous information and anonymisation as personal-data processing</w:t>
        </w:r>
      </w:hyperlink>
    </w:p>
    <w:p>
      <w:pPr>
        <w:spacing w:after="80" w:line="240" w:lineRule="auto"/>
      </w:pPr>
      <w:hyperlink r:id="rId41">
        <w:r>
          <w:rPr>
            <w:color w:val="444444"/>
            <w:sz w:val="17"/>
            <w:u w:val="single"/>
          </w:rPr>
          <w:t>ICO, the contextual test for effective anonymisation</w:t>
        </w:r>
      </w:hyperlink>
    </w:p>
    <w:p>
      <w:pPr>
        <w:spacing w:after="80" w:line="240" w:lineRule="auto"/>
      </w:pPr>
      <w:hyperlink r:id="rId34">
        <w:r>
          <w:rPr>
            <w:color w:val="444444"/>
            <w:sz w:val="17"/>
            <w:u w:val="single"/>
          </w:rPr>
          <w:t>NRW education guidance, legal requirements for anonymising original records</w:t>
        </w:r>
      </w:hyperlink>
    </w:p>
    <w:p>
      <w:pPr>
        <w:spacing w:after="80" w:line="240" w:lineRule="auto"/>
      </w:pPr>
      <w:hyperlink r:id="rId15">
        <w:r>
          <w:rPr>
            <w:color w:val="444444"/>
            <w:sz w:val="17"/>
            <w:u w:val="single"/>
          </w:rPr>
          <w:t>FERPA, 34 CFR 99.31(b)(1), de-identified records and information</w:t>
        </w:r>
      </w:hyperlink>
    </w:p>
    <w:p>
      <w:pPr>
        <w:pStyle w:val="Heading1"/>
        <w:pageBreakBefore/>
      </w:pPr>
      <w:r>
        <w:t>9c Do university professors need university approval to use an AI exam grading service, or may they choose the software independently?</w:t>
      </w:r>
    </w:p>
    <w:p>
      <w:pPr>
        <w:keepLines/>
      </w:pPr>
      <w:r>
        <w:rPr>
          <w:b w:val="0"/>
        </w:rPr>
      </w:r>
      <w:r>
        <w:rPr>
          <w:b/>
        </w:rPr>
        <w:t>A separate approval is not automatically required for every software choice, but professorial status is not a general exemption.</w:t>
      </w:r>
      <w:r>
        <w:rPr>
          <w:b w:val="0"/>
        </w:rPr>
        <w:t xml:space="preserve"> A professor may choose tools within the applicable university rules and their actual authority. Discretion over teaching or marking does not automatically authorise external disclosure of student work or acceptance of contracts on the university’s behalf.</w:t>
      </w:r>
    </w:p>
    <w:p>
      <w:pPr>
        <w:keepLines/>
      </w:pPr>
      <w:r>
        <w:rPr>
          <w:b w:val="0"/>
        </w:rPr>
      </w:r>
      <w:r>
        <w:rPr>
          <w:b/>
        </w:rPr>
        <w:t>Germany and UK:</w:t>
      </w:r>
      <w:r>
        <w:rPr>
          <w:b w:val="0"/>
        </w:rPr>
        <w:t xml:space="preserve"> Where the university is the controller, the service must fit its lawful processing arrangements, documented instructions and required processor terms. Existing approval, a central agreement or delegated authority may cover the professor’s use. If the proposed service or purpose falls outside that authority, the professor must obtain the required institutional decision before uploading identifiable scripts. University examination rules also continue to govern the professor’s own assessment responsibility.</w:t>
      </w:r>
    </w:p>
    <w:p>
      <w:pPr>
        <w:keepLines/>
      </w:pPr>
      <w:r>
        <w:rPr>
          <w:b w:val="0"/>
        </w:rPr>
      </w:r>
      <w:r>
        <w:rPr>
          <w:b/>
        </w:rPr>
        <w:t>US:</w:t>
      </w:r>
      <w:r>
        <w:rPr>
          <w:b w:val="0"/>
        </w:rPr>
        <w:t xml:space="preserve"> A FERPA-covered university must meet the applicable disclosure conditions. Under the school-official exception, the vendor must perform the qualifying institutional function and remain under the university’s direct control over use and maintenance of records. A professor’s personal registration alone does not establish this. Applicable state law and university contracting, IT and assessment rules may impose further requirements.</w:t>
      </w:r>
    </w:p>
    <w:p>
      <w:pPr>
        <w:keepLines/>
      </w:pPr>
      <w:r>
        <w:rPr>
          <w:b w:val="0"/>
        </w:rPr>
      </w:r>
      <w:r>
        <w:rPr>
          <w:b/>
        </w:rPr>
        <w:t>Independent use can be permissible</w:t>
      </w:r>
      <w:r>
        <w:rPr>
          <w:b w:val="0"/>
        </w:rPr>
        <w:t xml:space="preserve"> where university rules allow that choice and existing arrangements cover the actual data, provider and purpose. Private testing with self-created examples, or a lawfully authorised trial using genuinely anonymous material, can avoid particular student-data requirements; confidentiality, copyright and applicable institutional rules still matter. See Questions 9a and 9b. A personal account or payment from the professor’s own funds does not itself remove these obligations.</w:t>
      </w:r>
    </w:p>
    <w:p>
      <w:pPr>
        <w:keepLines/>
      </w:pPr>
      <w:r>
        <w:rPr>
          <w:b w:val="0"/>
        </w:rPr>
      </w:r>
      <w:r>
        <w:rPr>
          <w:b/>
        </w:rPr>
        <w:t>Apply higher-education rules to the actual institution.</w:t>
      </w:r>
      <w:r>
        <w:rPr>
          <w:b w:val="0"/>
        </w:rPr>
        <w:t xml:space="preserve"> A school-specific approval rule or a K–12 statute does not automatically apply to universities. In England, OfS condition B4 governs assessment at registered higher-education providers; Ofqual’s rules apply within the scope of its regulated qualifications. Neither professorial discretion nor an institution-approved tool permits disregarding applicable examination requirements.</w:t>
      </w:r>
    </w:p>
    <w:p>
      <w:pPr>
        <w:spacing w:after="80" w:line="240" w:lineRule="auto"/>
      </w:pPr>
      <w:hyperlink r:id="rId9">
        <w:r>
          <w:rPr>
            <w:color w:val="444444"/>
            <w:sz w:val="17"/>
            <w:u w:val="single"/>
          </w:rPr>
          <w:t>EU GDPR, Articles 5–6, 24 and 28–29</w:t>
        </w:r>
      </w:hyperlink>
    </w:p>
    <w:p>
      <w:pPr>
        <w:spacing w:after="80" w:line="240" w:lineRule="auto"/>
      </w:pPr>
      <w:hyperlink r:id="rId16">
        <w:r>
          <w:rPr>
            <w:color w:val="444444"/>
            <w:sz w:val="17"/>
            <w:u w:val="single"/>
          </w:rPr>
          <w:t>UK GDPR, Articles 5–6, 24 and 28–29</w:t>
        </w:r>
      </w:hyperlink>
    </w:p>
    <w:p>
      <w:pPr>
        <w:spacing w:after="80" w:line="240" w:lineRule="auto"/>
      </w:pPr>
      <w:hyperlink r:id="rId15">
        <w:r>
          <w:rPr>
            <w:color w:val="444444"/>
            <w:sz w:val="17"/>
            <w:u w:val="single"/>
          </w:rPr>
          <w:t>FERPA, 34 CFR §§ 99.31(a)(1) and 99.33</w:t>
        </w:r>
      </w:hyperlink>
    </w:p>
    <w:p>
      <w:pPr>
        <w:spacing w:after="80" w:line="240" w:lineRule="auto"/>
      </w:pPr>
      <w:hyperlink r:id="rId42">
        <w:r>
          <w:rPr>
            <w:color w:val="444444"/>
            <w:sz w:val="17"/>
            <w:u w:val="single"/>
          </w:rPr>
          <w:t>Office for Students, condition B4 on assessment and awards</w:t>
        </w:r>
      </w:hyperlink>
    </w:p>
    <w:p>
      <w:pPr>
        <w:pStyle w:val="Heading1"/>
        <w:pageBreakBefore/>
      </w:pPr>
      <w:r>
        <w:t>9d Once the service meets legal and regulatory requirements, can the school headmaster or university decide to use it, or are other approvals required?</w:t>
      </w:r>
    </w:p>
    <w:p>
      <w:pPr>
        <w:keepLines/>
      </w:pPr>
      <w:r>
        <w:rPr>
          <w:b w:val="0"/>
        </w:rPr>
      </w:r>
      <w:r>
        <w:rPr>
          <w:b/>
        </w:rPr>
        <w:t>Yes, if the decision falls within its authority and all requirements for the actual deployment have been met.</w:t>
      </w:r>
      <w:r>
        <w:rPr>
          <w:b w:val="0"/>
        </w:rPr>
        <w:t xml:space="preserve"> The existing documents identify no universal additional ministry or regulator approval merely because grading assistance uses AI. However, confirming the provider’s compliance does not establish that the institution has completed its own required decisions and procedures.</w:t>
      </w:r>
    </w:p>
    <w:p>
      <w:pPr>
        <w:widowControl/>
        <w:rPr>
          <w:ins w:id="9" w:author="Gradias Research Review" w:date="2026-10-10T12:00:00Z"/>
        </w:rPr>
      </w:pPr>
      <w:ins w:id="10" w:author="Gradias Research Review" w:date="2026-10-10T12:00:00Z">
        <w:r>
          <w:t xml:space="preserve">Germany-specific qualification: Bavaria’s 28 November 2025 guidance expressly calls for school-head release before AI is used as a school operating tool. Lower Saxony’s school rules also contain an approval requirement for the relevant digital systems. Existing approval may suffice, but an anonymous input alone does not override a tool-approval rule. The NRW, Baden-Württemberg and Schleswig-Holstein assessment restrictions require their own analysis; they cannot be satisfied solely by teacher acceptance of vendor terms.</w:t>
        </w:r>
      </w:ins>
    </w:p>
    <w:p>
      <w:pPr>
        <w:keepLines/>
      </w:pPr>
      <w:r>
        <w:rPr>
          <w:b w:val="0"/>
        </w:rPr>
      </w:r>
      <w:r>
        <w:rPr>
          <w:b/>
        </w:rPr>
        <w:t>The authorised decision-maker matters.</w:t>
      </w:r>
      <w:r>
        <w:rPr>
          <w:b w:val="0"/>
        </w:rPr>
        <w:t xml:space="preserve"> A headmaster may decide within delegated powers; a school board, district, trust, education authority or other responsible body may hold the relevant authority instead. A university must follow its own allocation of contracting, IT and examination powers. Existing institutional approval or a central agreement can already cover the proposed use. Any applicable purchasing procedure concerns acquiring the service; it is not a general permission requirement for marking with software.</w:t>
      </w:r>
    </w:p>
    <w:p>
      <w:pPr>
        <w:keepLines/>
      </w:pPr>
      <w:r>
        <w:rPr>
          <w:b w:val="0"/>
        </w:rPr>
      </w:r>
      <w:r>
        <w:rPr>
          <w:b/>
        </w:rPr>
        <w:t>Germany:</w:t>
      </w:r>
      <w:r>
        <w:rPr>
          <w:b w:val="0"/>
        </w:rPr>
        <w:t xml:space="preserve"> Applicable Land and examination rules still govern who may approve the use and how assessment is conducted. A headmaster or university cannot waive a prescribed examiner or marking procedure. Required staff participation must also be completed: for example, § 72 LPVG NRW for covered technical monitoring of employees, or § 87(1) no. 6 BetrVG for covered private employers. These requirements depend on their scope and the system’s functions; they do not apply to every AI tool automatically.</w:t>
      </w:r>
    </w:p>
    <w:p>
      <w:pPr>
        <w:keepLines/>
      </w:pPr>
      <w:r>
        <w:rPr>
          <w:b w:val="0"/>
        </w:rPr>
      </w:r>
      <w:r>
        <w:rPr>
          <w:b/>
        </w:rPr>
        <w:t>UK:</w:t>
      </w:r>
      <w:r>
        <w:rPr>
          <w:b w:val="0"/>
        </w:rPr>
        <w:t xml:space="preserve"> For regulated qualifications, obtain any permission required by the awarding organisation’s assessment arrangements. Institutional approval alone cannot change those arrangements or permit sole AI marking of Ofqual-regulated assessments in England. University use must also remain within applicable examination rules; OfS condition B4 applies to registered higher-education providers in England.</w:t>
      </w:r>
    </w:p>
    <w:p>
      <w:pPr>
        <w:keepLines/>
      </w:pPr>
      <w:r>
        <w:rPr>
          <w:b w:val="0"/>
        </w:rPr>
      </w:r>
      <w:r>
        <w:rPr>
          <w:b/>
        </w:rPr>
        <w:t>US:</w:t>
      </w:r>
      <w:r>
        <w:rPr>
          <w:b w:val="0"/>
        </w:rPr>
        <w:t xml:space="preserve"> Follow applicable state and district assessment policies and institutional contracting authority. For FERPA-covered records disclosed under the school-official exception, the institution must retain the required direct control over the vendor. A principal’s decision cannot replace a board or other institutional decision where the applicable arrangements reserve that authority.</w:t>
      </w:r>
    </w:p>
    <w:p>
      <w:pPr>
        <w:keepLines/>
      </w:pPr>
      <w:r>
        <w:rPr>
          <w:b w:val="0"/>
        </w:rPr>
      </w:r>
      <w:r>
        <w:rPr>
          <w:b/>
        </w:rPr>
        <w:t>Regulator consultation is exceptional, not routine.</w:t>
      </w:r>
      <w:r>
        <w:rPr>
          <w:b w:val="0"/>
        </w:rPr>
        <w:t xml:space="preserve"> Under EU and UK GDPR Articles 35–36, consult the supervisory authority before processing where a required data-protection impact assessment leaves a high risk that cannot be adequately mitigated. If the competent institution has completed all triggered approvals and procedures, the materials identify no further general AI-use approval to obtain.</w:t>
      </w:r>
    </w:p>
    <w:p>
      <w:pPr>
        <w:spacing w:after="80" w:line="240" w:lineRule="auto"/>
      </w:pPr>
      <w:hyperlink r:id="rId9">
        <w:r>
          <w:rPr>
            <w:color w:val="444444"/>
            <w:sz w:val="17"/>
            <w:u w:val="single"/>
          </w:rPr>
          <w:t>EU GDPR, Articles 24, 28 and 35–36</w:t>
        </w:r>
      </w:hyperlink>
    </w:p>
    <w:p>
      <w:pPr>
        <w:spacing w:after="80" w:line="240" w:lineRule="auto"/>
      </w:pPr>
      <w:hyperlink r:id="rId16">
        <w:r>
          <w:rPr>
            <w:color w:val="444444"/>
            <w:sz w:val="17"/>
            <w:u w:val="single"/>
          </w:rPr>
          <w:t>UK GDPR, Articles 24, 28 and 35–36</w:t>
        </w:r>
      </w:hyperlink>
    </w:p>
    <w:p>
      <w:pPr>
        <w:spacing w:after="80" w:line="240" w:lineRule="auto"/>
      </w:pPr>
      <w:hyperlink r:id="rId43">
        <w:r>
          <w:rPr>
            <w:color w:val="444444"/>
            <w:sz w:val="17"/>
            <w:u w:val="single"/>
          </w:rPr>
          <w:t>LPVG NRW, § 72</w:t>
        </w:r>
      </w:hyperlink>
    </w:p>
    <w:p>
      <w:pPr>
        <w:spacing w:after="80" w:line="240" w:lineRule="auto"/>
      </w:pPr>
      <w:hyperlink r:id="rId44">
        <w:r>
          <w:rPr>
            <w:color w:val="444444"/>
            <w:sz w:val="17"/>
            <w:u w:val="single"/>
          </w:rPr>
          <w:t>BetrVG, § 87(1) no. 6</w:t>
        </w:r>
      </w:hyperlink>
    </w:p>
    <w:p>
      <w:pPr>
        <w:spacing w:after="80" w:line="240" w:lineRule="auto"/>
      </w:pPr>
      <w:hyperlink r:id="rId45">
        <w:r>
          <w:rPr>
            <w:color w:val="444444"/>
            <w:sz w:val="17"/>
            <w:u w:val="single"/>
          </w:rPr>
          <w:t>Ofqual General Conditions and assessment arrangements</w:t>
        </w:r>
      </w:hyperlink>
    </w:p>
    <w:p>
      <w:pPr>
        <w:spacing w:after="80" w:line="240" w:lineRule="auto"/>
      </w:pPr>
      <w:hyperlink r:id="rId42">
        <w:r>
          <w:rPr>
            <w:color w:val="444444"/>
            <w:sz w:val="17"/>
            <w:u w:val="single"/>
          </w:rPr>
          <w:t>Office for Students, condition B4</w:t>
        </w:r>
      </w:hyperlink>
    </w:p>
    <w:p>
      <w:pPr>
        <w:spacing w:after="80" w:line="240" w:lineRule="auto"/>
      </w:pPr>
      <w:hyperlink r:id="rId15">
        <w:r>
          <w:rPr>
            <w:color w:val="444444"/>
            <w:sz w:val="17"/>
            <w:u w:val="single"/>
          </w:rPr>
          <w:t>FERPA, 34 CFR §§ 99.31(a)(1) and 99.33</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del w:id="11" w:author="Gradias Research Review" w:date="2026-10-10T12:00:00Z">
        <w:r>
          <w:delText xml:space="preserve">There is no blanket ban in the norms discussed here on sending data to a service merely because it uses AI. Uploading, storage, inference, logging and model training are processing activities. Their purposes, recipients and safeguards matter.</w:delText>
        </w:r>
      </w:del>
      <w:ins w:id="12" w:author="Gradias Research Review" w:date="2026-10-10T12:00:00Z">
        <w:r>
          <w:t xml:space="preserve">There is no general GDPR prohibition on every AI upload or every non-EU provider. However, several official German school guides expressly rule out pupil personal data in the AI use cases they describe, and some assessment rules or interpretations are stricter than a human-sign-off model. The answer must therefore distinguish general data-protection law, the particular Land’s guidance or instructions, examination rules and the actual tool configuration.</w:t>
        </w:r>
      </w:ins>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widowControl/>
        <w:rPr>
          <w:ins w:id="13" w:author="Gradias Research Review" w:date="2026-10-10T12:00:00Z"/>
        </w:rPr>
      </w:pPr>
      <w:ins w:id="14" w:author="Gradias Research Review" w:date="2026-10-10T12:00:00Z">
        <w:r>
          <w:t xml:space="preserve">The Germany supplement distinguishes these positions across all 16 states. For example, Bremen describes supported assessment without personal-data transmission; Bavaria requires prior release and controlled contractual/data arrangements; Schleswig-Holstein’s 2023 guide rejects AI assessment of pupil work. A platform’s EU hosting or no-training statement is not proof that the same configuration exists in Gradias. Guidance is labelled as guidance and is not automatically a new statutory prohibition.</w:t>
        </w:r>
      </w:ins>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p>
      <w:pPr>
        <w:pStyle w:val="Heading1"/>
        <w:keepNext/>
        <w:widowControl/>
        <w:rPr>
          <w:ins w:id="15" w:author="Gradias Research Review" w:date="2026-10-10T12:00:00Z"/>
        </w:rPr>
      </w:pPr>
      <w:ins w:id="16" w:author="Gradias Research Review" w:date="2026-10-10T12:00:00Z">
        <w:r>
          <w:t xml:space="preserve">16 Do all German states have the same published AI grading rules?</w:t>
        </w:r>
      </w:ins>
    </w:p>
    <w:p>
      <w:pPr>
        <w:widowControl/>
        <w:rPr>
          <w:ins w:id="17" w:author="Gradias Research Review" w:date="2026-10-10T12:00:00Z"/>
        </w:rPr>
      </w:pPr>
      <w:ins w:id="18" w:author="Gradias Research Review" w:date="2026-10-10T12:00:00Z">
        <w:r>
          <w:t xml:space="preserve">No. Official material was found for every Land, but it differs in legal status, age and subject. Some guides address pupils using AI to write work, others address teacher assistance; those are different questions. Saarland’s verified material is platform-specific AIS.chat guidance. Sachsen-Anhalt’s official publication notice confirms a guide to complex student work, but the linked full text was not reliably accessible during this review; no detailed obligations were inferred from the unavailable text. The Germany document lists all 16 states, the specific sources and the limits of each finding.</w:t>
        </w:r>
      </w:ins>
    </w:p>
    <w:p>
      <w:pPr>
        <w:widowControl/>
        <w:rPr>
          <w:ins w:id="19" w:author="Gradias Research Review" w:date="2026-10-10T12:00:00Z"/>
        </w:rPr>
      </w:pPr>
      <w:ins w:id="20" w:author="Gradias Research Review" w:date="2026-10-10T12:00:00Z">
        <w:r>
          <w:t xml:space="preserve">A KMK recommendation is not a federal statute and does not supersede a Land’s school law or an institution’s assessment rules. Existing NRW sources have all been included: the Ministry’s 2023 guide, the Medienberatung FAQ and the LDI’s 2026 annual report. Their different scope explains why a cautious FAQ statement about personal data must not be converted into a blanket interpretation of every legally controlled school AI deployment.</w:t>
        </w:r>
      </w:ins>
    </w:p>
    <w:p>
      <w:pPr>
        <w:pStyle w:val="Heading1"/>
        <w:keepNext/>
        <w:widowControl/>
        <w:rPr>
          <w:ins w:id="21" w:author="Gradias Research Review" w:date="2026-10-10T12:00:00Z"/>
        </w:rPr>
      </w:pPr>
      <w:ins w:id="22" w:author="Gradias Research Review" w:date="2026-10-10T12:00:00Z">
        <w:r>
          <w:t xml:space="preserve">17 How should the requirement matrix be read?</w:t>
        </w:r>
      </w:ins>
    </w:p>
    <w:p>
      <w:pPr>
        <w:widowControl/>
        <w:rPr>
          <w:ins w:id="23" w:author="Gradias Research Review" w:date="2026-10-10T12:00:00Z"/>
        </w:rPr>
      </w:pPr>
      <w:ins w:id="24" w:author="Gradias Research Review" w:date="2026-10-10T12:00:00Z">
        <w:r>
          <w:t xml:space="preserve">Rows are actual requirements derived from the research; the original sample rows have been replaced. Each column identifies an instrument, its type, scope and effective-date status. Yes means the requirement is stated in the reviewed relevant provisions or guidance, subject to the cell note. No means it is not stated there; it is not legal permission and does not override another instrument. An impact assessment, consent, institutional approval and a processing contract have different triggers. Recommendations, regulatory conditions and contract-dependent standards are labelled separately from legislation. Generic unsigned contracts are not treated as verified law.</w:t>
        </w:r>
      </w:ins>
    </w:p>
    <w:p>
      <w:pPr>
        <w:pStyle w:val="Heading1"/>
        <w:keepNext/>
        <w:widowControl/>
        <w:rPr>
          <w:ins w:id="25" w:author="Gradias Research Review" w:date="2026-10-10T12:00:00Z"/>
        </w:rPr>
      </w:pPr>
      <w:ins w:id="26" w:author="Gradias Research Review" w:date="2026-10-10T12:00:00Z">
        <w:r>
          <w:t xml:space="preserve">18 Which earlier Gradias claims need correction before reuse?</w:t>
        </w:r>
      </w:ins>
    </w:p>
    <w:p>
      <w:pPr>
        <w:widowControl/>
        <w:rPr>
          <w:ins w:id="27" w:author="Gradias Research Review" w:date="2026-10-10T12:00:00Z"/>
        </w:rPr>
      </w:pPr>
      <w:ins w:id="28" w:author="Gradias Research Review" w:date="2026-10-10T12:00:00Z">
        <w:r>
          <w:t xml:space="preserve">The older Website/General Terms compliance drafts contain broad claims about independent teacher use, no school DPA, the provider always being a controller and human final review removing high-risk classification. Those claims should not be reused as legal conclusions. The correct answer depends on actual roles, institutional authority, Article 28 or local contract duties, the assessment function and the applicable state or qualification rules. No source establishes a general exemption for a free trial using real student records.</w:t>
        </w:r>
      </w:ins>
    </w:p>
    <w:p>
      <w:pPr>
        <w:widowControl/>
        <w:rPr>
          <w:ins w:id="29" w:author="Gradias Research Review" w:date="2026-10-10T12:00:00Z"/>
        </w:rPr>
      </w:pPr>
      <w:ins w:id="30" w:author="Gradias Research Review" w:date="2026-10-10T12:00:00Z">
        <w:r>
          <w:t xml:space="preserve">Statements about actual EU-only processing, absence of training, subprocessors, deletion, certificates, completed DPIAs or technical compliance need operational evidence. The legal research identifies requirements; it does not certify the product. The older drafts and archives are retained as historical inputs, with conflicts identified in the source register. Drata and Vanta links are vendor references, not evidence of a certification or legal requirement.</w:t>
        </w:r>
      </w:ins>
    </w:p>
    <w:p>
      <w:pPr>
        <w:widowControl/>
        <w:rPr>
          <w:ins w:id="31" w:author="Gradias Research Review" w:date="2026-10-10T12:00:00Z"/>
        </w:rPr>
      </w:pPr>
      <w:hyperlink r:id="rIdReview33">
        <w:ins w:id="32" w:author="Gradias Research Review" w:date="2026-10-10T12:00:00Z">
          <w:r>
            <w:rPr>
              <w:rStyle w:val="Hyperlink"/>
            </w:rPr>
            <w:t xml:space="preserve">Live requirement matrix and source register</w:t>
          </w:r>
        </w:ins>
      </w:hyperlink>
    </w:p>
    <w:p>
      <w:pPr>
        <w:widowControl/>
        <w:rPr>
          <w:ins w:id="33" w:author="Gradias Research Review" w:date="2026-10-10T12:00:00Z"/>
        </w:rPr>
      </w:pPr>
      <w:ins w:id="34" w:author="Gradias Research Review" w:date="2026-10-10T12:00:00Z">
        <w:r>
          <w:t xml:space="preserve">Sources are filed as documents or links in Data Privacy Research/Sources/Research_2026-10-10. The dated register also records historical inputs and unavailable full texts, so a later reviewer can trace each conclusion.</w:t>
        </w:r>
      </w:ins>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visionView w:markup="true" w:insDel="true" w:formatting="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 Id="rId34" Type="http://schemas.openxmlformats.org/officeDocument/2006/relationships/hyperlink" Target="https://www.medienberatung.schulministerium.nrw.de/de/themen/datenschutz_1/fragen_zur_ki_nutzung_im_bereich_schule/fragen_zur_ki_nutzung_im_bereich_schule.html" TargetMode="External"/><Relationship Id="rId35" Type="http://schemas.openxmlformats.org/officeDocument/2006/relationships/hyperlink" Target="https://www.gov.uk/guidance/data-protection-in-schools/generative-artificial-intelligence-ai-and-data-protection-in-schools" TargetMode="External"/><Relationship Id="rId36" Type="http://schemas.openxmlformats.org/officeDocument/2006/relationships/hyperlink" Target="https://studentprivacy.ed.gov/faq/i-want-use-online-tool-or-application-part-my-course-however-i-am-worried-it-violation-ferpa" TargetMode="External"/><Relationship Id="rId37" Type="http://schemas.openxmlformats.org/officeDocument/2006/relationships/hyperlink" Target="https://www.ecfr.gov/current/title-34/subtitle-A/part-99/subpart-D/section-99.31" TargetMode="External"/><Relationship Id="rId38" Type="http://schemas.openxmlformats.org/officeDocument/2006/relationships/hyperlink" Target="https://ico.org.uk/for-organisations/uk-gdpr-guidance-and-resources/artificial-intelligence/guidance-on-ai-and-data-protection/how-do-we-ensure-lawfulness-in-ai/" TargetMode="External"/><Relationship Id="rId39" Type="http://schemas.openxmlformats.org/officeDocument/2006/relationships/hyperlink" Target="https://studentprivacy.ed.gov/faq/may-educational-agency-or-institution-disclose-personally-identifiable-information-students" TargetMode="External"/><Relationship Id="rId40" Type="http://schemas.openxmlformats.org/officeDocument/2006/relationships/hyperlink" Target="https://ico.org.uk/for-organisations/uk-gdpr-guidance-and-resources/data-sharing/anonymisation/introduction-to-anonymisation/" TargetMode="External"/><Relationship Id="rId41" Type="http://schemas.openxmlformats.org/officeDocument/2006/relationships/hyperlink" Target="https://ico.org.uk/for-organisations/uk-gdpr-guidance-and-resources/data-sharing/anonymisation/how-do-we-ensure-anonymisation-is-effective/" TargetMode="External"/><Relationship Id="rId42" Type="http://schemas.openxmlformats.org/officeDocument/2006/relationships/hyperlink" Target="https://www.officeforstudents.org.uk/for-providers/quality-and-standards/how-we-regulate-quality-and-standards/conditions-of-registration/condition-b4-assessment-and-awards/" TargetMode="External"/><Relationship Id="rId43" Type="http://schemas.openxmlformats.org/officeDocument/2006/relationships/hyperlink" Target="https://recht.nrw.de/lmi/owa/pl_text_anzeigen?v_id=720031009101436847" TargetMode="External"/><Relationship Id="rId44" Type="http://schemas.openxmlformats.org/officeDocument/2006/relationships/hyperlink" Target="https://www.gesetze-im-internet.de/betrvg/__87.html" TargetMode="External"/><Relationship Id="rId45" Type="http://schemas.openxmlformats.org/officeDocument/2006/relationships/hyperlink" Target="https://www.gov.uk/guidance/ofqual-handbook" TargetMode="External"/><Relationship Id="rIdReview33" Type="http://schemas.openxmlformats.org/officeDocument/2006/relationships/hyperlink" Target="https://docs.google.com/spreadsheets/d/1jVB6Dcik_MhlS_Dl7jsFdsAC_C1BRRIybylgjxlZ2p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